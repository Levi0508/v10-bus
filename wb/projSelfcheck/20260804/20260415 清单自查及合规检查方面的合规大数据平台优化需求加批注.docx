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2BFB47">
      <w:pPr>
        <w:spacing w:line="360" w:lineRule="auto"/>
        <w:jc w:val="center"/>
        <w:rPr>
          <w:rFonts w:hint="eastAsia" w:ascii="宋体" w:hAnsi="宋体" w:eastAsia="宋体"/>
          <w:b/>
          <w:bCs/>
          <w:sz w:val="24"/>
          <w:szCs w:val="28"/>
        </w:rPr>
      </w:pPr>
      <w:r>
        <w:rPr>
          <w:rFonts w:hint="eastAsia" w:ascii="宋体" w:hAnsi="宋体" w:eastAsia="宋体"/>
          <w:b/>
          <w:bCs/>
          <w:sz w:val="24"/>
          <w:szCs w:val="28"/>
        </w:rPr>
        <w:t>清单自查及合规检查方面的合规大数据平台优化需求</w:t>
      </w:r>
    </w:p>
    <w:p w14:paraId="60D5612E">
      <w:pPr>
        <w:spacing w:line="360" w:lineRule="auto"/>
        <w:jc w:val="center"/>
        <w:rPr>
          <w:rFonts w:hint="eastAsia" w:ascii="宋体" w:hAnsi="宋体" w:eastAsia="宋体"/>
          <w:b/>
          <w:bCs/>
          <w:sz w:val="24"/>
          <w:szCs w:val="28"/>
        </w:rPr>
      </w:pPr>
    </w:p>
    <w:p w14:paraId="60539122">
      <w:pPr>
        <w:spacing w:line="360" w:lineRule="auto"/>
        <w:jc w:val="both"/>
        <w:rPr>
          <w:rFonts w:hint="eastAsia" w:ascii="宋体" w:hAnsi="宋体" w:eastAsia="宋体"/>
          <w:b/>
          <w:bCs/>
          <w:sz w:val="21"/>
          <w:szCs w:val="22"/>
        </w:rPr>
      </w:pPr>
      <w:r>
        <w:rPr>
          <w:rFonts w:hint="eastAsia" w:ascii="宋体" w:hAnsi="宋体" w:eastAsia="宋体"/>
          <w:b/>
          <w:bCs/>
          <w:sz w:val="21"/>
          <w:szCs w:val="22"/>
        </w:rPr>
        <w:t>一、需求背景</w:t>
      </w:r>
    </w:p>
    <w:p w14:paraId="00F3A3FD">
      <w:pPr>
        <w:spacing w:line="360" w:lineRule="auto"/>
        <w:jc w:val="both"/>
        <w:rPr>
          <w:rFonts w:hint="eastAsia" w:ascii="宋体" w:hAnsi="宋体" w:eastAsia="宋体"/>
          <w:b/>
          <w:bCs/>
          <w:sz w:val="21"/>
          <w:szCs w:val="22"/>
        </w:rPr>
      </w:pPr>
      <w:r>
        <w:rPr>
          <w:rFonts w:hint="eastAsia" w:ascii="宋体" w:hAnsi="宋体" w:eastAsia="宋体"/>
          <w:b/>
          <w:bCs/>
          <w:sz w:val="21"/>
          <w:szCs w:val="22"/>
        </w:rPr>
        <w:t>（一）需求概述</w:t>
      </w:r>
    </w:p>
    <w:p w14:paraId="1DE6E433">
      <w:pPr>
        <w:pStyle w:val="35"/>
        <w:numPr>
          <w:ilvl w:val="0"/>
          <w:numId w:val="2"/>
        </w:numPr>
        <w:spacing w:line="360" w:lineRule="auto"/>
        <w:jc w:val="both"/>
        <w:rPr>
          <w:rFonts w:hint="eastAsia" w:ascii="宋体" w:hAnsi="宋体" w:eastAsia="宋体"/>
          <w:sz w:val="21"/>
          <w:szCs w:val="22"/>
        </w:rPr>
      </w:pPr>
      <w:r>
        <w:rPr>
          <w:rFonts w:hint="eastAsia" w:ascii="宋体" w:hAnsi="宋体" w:eastAsia="宋体"/>
          <w:sz w:val="21"/>
          <w:szCs w:val="22"/>
        </w:rPr>
        <w:t>新增清单自查流程：针对不同投行项目类型有不同的自查频率，合规人员定期给项目负责人推送清单自查流程待办，请项目负责人确认反馈清单状态是否准确（是否需转限制清单而未转的，是否需退出清单而未退的，是否存在需申请后台调整的等情况）。暂定系统中业务类型为IPO、科创板IPO、CDR的项目</w:t>
      </w:r>
      <w:r>
        <w:rPr>
          <w:rFonts w:ascii="宋体" w:hAnsi="宋体" w:eastAsia="宋体"/>
          <w:sz w:val="21"/>
          <w:szCs w:val="22"/>
        </w:rPr>
        <w:t>自查频率设为</w:t>
      </w:r>
      <w:r>
        <w:rPr>
          <w:rFonts w:hint="eastAsia" w:ascii="宋体" w:hAnsi="宋体" w:eastAsia="宋体"/>
          <w:sz w:val="21"/>
          <w:szCs w:val="22"/>
        </w:rPr>
        <w:t>1年</w:t>
      </w:r>
      <w:r>
        <w:rPr>
          <w:rFonts w:ascii="宋体" w:hAnsi="宋体" w:eastAsia="宋体"/>
          <w:sz w:val="21"/>
          <w:szCs w:val="22"/>
        </w:rPr>
        <w:t>1次</w:t>
      </w:r>
      <w:r>
        <w:rPr>
          <w:rFonts w:hint="eastAsia" w:ascii="宋体" w:hAnsi="宋体" w:eastAsia="宋体"/>
          <w:sz w:val="21"/>
          <w:szCs w:val="22"/>
        </w:rPr>
        <w:t>；其余项目</w:t>
      </w:r>
      <w:r>
        <w:rPr>
          <w:rFonts w:ascii="宋体" w:hAnsi="宋体" w:eastAsia="宋体"/>
          <w:sz w:val="21"/>
          <w:szCs w:val="22"/>
        </w:rPr>
        <w:t>（如再融资、并购重组等）自查频率设为半年1次。</w:t>
      </w:r>
      <w:r>
        <w:rPr>
          <w:rFonts w:hint="eastAsia" w:ascii="宋体" w:hAnsi="宋体" w:eastAsia="宋体"/>
          <w:sz w:val="21"/>
          <w:szCs w:val="22"/>
        </w:rPr>
        <w:t>因此需要改造合规大数据平台的清单填报界面，增加自查情况留痕。</w:t>
      </w:r>
    </w:p>
    <w:p w14:paraId="3DCD305A">
      <w:pPr>
        <w:pStyle w:val="35"/>
        <w:spacing w:line="360" w:lineRule="auto"/>
        <w:jc w:val="center"/>
        <w:rPr>
          <w:rFonts w:hint="eastAsia" w:ascii="宋体" w:hAnsi="宋体" w:eastAsia="宋体"/>
          <w:sz w:val="21"/>
          <w:szCs w:val="22"/>
        </w:rPr>
      </w:pPr>
      <w:r>
        <w:rPr>
          <w14:ligatures w14:val="none"/>
        </w:rPr>
        <w:drawing>
          <wp:inline distT="0" distB="0" distL="0" distR="0">
            <wp:extent cx="3481705" cy="1143635"/>
            <wp:effectExtent l="0" t="0" r="4445" b="0"/>
            <wp:docPr id="1136407887"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407887" name="图片 1" descr="表格&#10;&#10;AI 生成的内容可能不正确。"/>
                    <pic:cNvPicPr>
                      <a:picLocks noChangeAspect="1"/>
                    </pic:cNvPicPr>
                  </pic:nvPicPr>
                  <pic:blipFill>
                    <a:blip r:embed="rId10"/>
                    <a:stretch>
                      <a:fillRect/>
                    </a:stretch>
                  </pic:blipFill>
                  <pic:spPr>
                    <a:xfrm>
                      <a:off x="0" y="0"/>
                      <a:ext cx="3503556" cy="1150697"/>
                    </a:xfrm>
                    <a:prstGeom prst="rect">
                      <a:avLst/>
                    </a:prstGeom>
                  </pic:spPr>
                </pic:pic>
              </a:graphicData>
            </a:graphic>
          </wp:inline>
        </w:drawing>
      </w:r>
    </w:p>
    <w:p w14:paraId="03C4B80A">
      <w:pPr>
        <w:pStyle w:val="35"/>
        <w:numPr>
          <w:ilvl w:val="0"/>
          <w:numId w:val="3"/>
        </w:numPr>
        <w:spacing w:line="360" w:lineRule="auto"/>
        <w:jc w:val="both"/>
        <w:rPr>
          <w:rFonts w:hint="eastAsia" w:ascii="宋体" w:hAnsi="宋体" w:eastAsia="宋体"/>
          <w:sz w:val="21"/>
          <w:szCs w:val="22"/>
        </w:rPr>
      </w:pPr>
      <w:r>
        <w:rPr>
          <w:rFonts w:hint="eastAsia" w:ascii="宋体" w:hAnsi="宋体" w:eastAsia="宋体"/>
          <w:sz w:val="21"/>
          <w:szCs w:val="22"/>
        </w:rPr>
        <w:t>新增合规人员审核清单管理流程：可以由系统监测到清单变动后自动下发至合规人员处理，也可以由合规人员手动下发清单管理审核流程至项目负责人，合规人员保存审核意见后，推送OA流程提醒至项目负责人</w:t>
      </w:r>
    </w:p>
    <w:p w14:paraId="2CD51081">
      <w:pPr>
        <w:spacing w:line="360" w:lineRule="auto"/>
        <w:jc w:val="both"/>
        <w:rPr>
          <w:rFonts w:hint="eastAsia" w:ascii="宋体" w:hAnsi="宋体" w:eastAsia="宋体"/>
          <w:b/>
          <w:bCs/>
          <w:sz w:val="21"/>
          <w:szCs w:val="22"/>
        </w:rPr>
      </w:pPr>
      <w:r>
        <w:rPr>
          <w:rFonts w:hint="eastAsia" w:ascii="宋体" w:hAnsi="宋体" w:eastAsia="宋体"/>
          <w:b/>
          <w:bCs/>
          <w:sz w:val="21"/>
          <w:szCs w:val="22"/>
        </w:rPr>
        <w:t>（二）业务数据流转图</w:t>
      </w:r>
    </w:p>
    <w:p w14:paraId="230D47F6">
      <w:pPr>
        <w:spacing w:line="360" w:lineRule="auto"/>
        <w:jc w:val="both"/>
        <w:rPr>
          <w:rFonts w:hint="eastAsia" w:ascii="宋体" w:hAnsi="宋体" w:eastAsia="宋体"/>
          <w:b/>
          <w:bCs/>
          <w:sz w:val="21"/>
          <w:szCs w:val="22"/>
        </w:rPr>
      </w:pPr>
      <w:r>
        <w:rPr>
          <w:rFonts w:ascii="宋体" w:hAnsi="宋体" w:eastAsia="宋体"/>
          <w:b/>
          <w:bCs/>
          <w:sz w:val="21"/>
          <w:szCs w:val="22"/>
        </w:rPr>
        <w:drawing>
          <wp:inline distT="0" distB="0" distL="0" distR="0">
            <wp:extent cx="5274310" cy="2597150"/>
            <wp:effectExtent l="0" t="0" r="2540" b="0"/>
            <wp:docPr id="9956422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642267" name="图片 1"/>
                    <pic:cNvPicPr>
                      <a:picLocks noChangeAspect="1"/>
                    </pic:cNvPicPr>
                  </pic:nvPicPr>
                  <pic:blipFill>
                    <a:blip r:embed="rId11"/>
                    <a:stretch>
                      <a:fillRect/>
                    </a:stretch>
                  </pic:blipFill>
                  <pic:spPr>
                    <a:xfrm>
                      <a:off x="0" y="0"/>
                      <a:ext cx="5274310" cy="2597150"/>
                    </a:xfrm>
                    <a:prstGeom prst="rect">
                      <a:avLst/>
                    </a:prstGeom>
                  </pic:spPr>
                </pic:pic>
              </a:graphicData>
            </a:graphic>
          </wp:inline>
        </w:drawing>
      </w:r>
    </w:p>
    <w:p w14:paraId="23A6F491">
      <w:pPr>
        <w:spacing w:line="360" w:lineRule="auto"/>
        <w:jc w:val="both"/>
        <w:rPr>
          <w:rFonts w:hint="eastAsia" w:ascii="宋体" w:hAnsi="宋体" w:eastAsia="宋体"/>
          <w:b/>
          <w:bCs/>
          <w:sz w:val="21"/>
          <w:szCs w:val="22"/>
        </w:rPr>
      </w:pPr>
      <w:r>
        <w:rPr>
          <w:rFonts w:hint="eastAsia" w:ascii="宋体" w:hAnsi="宋体" w:eastAsia="宋体"/>
          <w:b/>
          <w:bCs/>
          <w:sz w:val="21"/>
          <w:szCs w:val="22"/>
        </w:rPr>
        <w:t>（三）页面概览及菜单权限</w:t>
      </w:r>
    </w:p>
    <w:p w14:paraId="13088BB9">
      <w:pPr>
        <w:pStyle w:val="35"/>
        <w:numPr>
          <w:ilvl w:val="0"/>
          <w:numId w:val="4"/>
        </w:numPr>
        <w:spacing w:line="360" w:lineRule="auto"/>
        <w:jc w:val="both"/>
        <w:rPr>
          <w:rFonts w:hint="eastAsia" w:ascii="宋体" w:hAnsi="宋体" w:eastAsia="宋体"/>
          <w:sz w:val="21"/>
          <w:szCs w:val="22"/>
        </w:rPr>
      </w:pPr>
      <w:r>
        <w:rPr>
          <w:rFonts w:hint="eastAsia" w:ascii="宋体" w:hAnsi="宋体" w:eastAsia="宋体"/>
          <w:sz w:val="21"/>
          <w:szCs w:val="22"/>
        </w:rPr>
        <w:t>信息查询</w:t>
      </w:r>
    </w:p>
    <w:p w14:paraId="0E23C736">
      <w:pPr>
        <w:pStyle w:val="35"/>
        <w:spacing w:line="360" w:lineRule="auto"/>
        <w:ind w:left="440"/>
        <w:jc w:val="both"/>
        <w:rPr>
          <w:rFonts w:hint="eastAsia" w:ascii="宋体" w:hAnsi="宋体" w:eastAsia="宋体"/>
          <w:sz w:val="21"/>
          <w:szCs w:val="22"/>
        </w:rPr>
      </w:pPr>
      <w:r>
        <w:rPr>
          <w:rFonts w:hint="eastAsia" w:ascii="宋体" w:hAnsi="宋体" w:eastAsia="宋体"/>
          <w:sz w:val="21"/>
          <w:szCs w:val="22"/>
        </w:rPr>
        <w:t>-我的项目（项目组进行初次填报、但是项目组一般在工作室发起）：项目负责人</w:t>
      </w:r>
    </w:p>
    <w:p w14:paraId="3FB78B5A">
      <w:pPr>
        <w:pStyle w:val="35"/>
        <w:spacing w:line="360" w:lineRule="auto"/>
        <w:ind w:left="440"/>
        <w:jc w:val="both"/>
        <w:rPr>
          <w:rFonts w:hint="eastAsia" w:ascii="宋体" w:hAnsi="宋体" w:eastAsia="宋体"/>
          <w:sz w:val="21"/>
          <w:szCs w:val="22"/>
        </w:rPr>
      </w:pPr>
      <w:r>
        <w:rPr>
          <w:rFonts w:hint="eastAsia" w:ascii="宋体" w:hAnsi="宋体" w:eastAsia="宋体"/>
          <w:sz w:val="21"/>
          <w:szCs w:val="22"/>
        </w:rPr>
        <w:t>-项目信息查询：项目负责人</w:t>
      </w:r>
    </w:p>
    <w:p w14:paraId="451BC20D">
      <w:pPr>
        <w:pStyle w:val="35"/>
        <w:spacing w:line="360" w:lineRule="auto"/>
        <w:ind w:left="440"/>
        <w:jc w:val="both"/>
        <w:rPr>
          <w:rFonts w:hint="eastAsia" w:ascii="宋体" w:hAnsi="宋体" w:eastAsia="宋体"/>
          <w:sz w:val="21"/>
          <w:szCs w:val="22"/>
        </w:rPr>
      </w:pPr>
      <w:r>
        <w:rPr>
          <w:rFonts w:hint="eastAsia" w:ascii="宋体" w:hAnsi="宋体" w:eastAsia="宋体"/>
          <w:sz w:val="21"/>
          <w:szCs w:val="22"/>
        </w:rPr>
        <w:t>-清单信息查询：项目负责人</w:t>
      </w:r>
    </w:p>
    <w:p w14:paraId="6A094CAB">
      <w:pPr>
        <w:pStyle w:val="35"/>
        <w:numPr>
          <w:ilvl w:val="0"/>
          <w:numId w:val="4"/>
        </w:numPr>
        <w:spacing w:line="360" w:lineRule="auto"/>
        <w:jc w:val="both"/>
        <w:rPr>
          <w:rFonts w:hint="eastAsia" w:ascii="宋体" w:hAnsi="宋体" w:eastAsia="宋体"/>
          <w:sz w:val="21"/>
          <w:szCs w:val="22"/>
        </w:rPr>
      </w:pPr>
      <w:r>
        <w:rPr>
          <w:rFonts w:hint="eastAsia" w:ascii="宋体" w:hAnsi="宋体" w:eastAsia="宋体"/>
          <w:sz w:val="21"/>
          <w:szCs w:val="22"/>
        </w:rPr>
        <w:t>清单管理</w:t>
      </w:r>
    </w:p>
    <w:p w14:paraId="162B5A32">
      <w:pPr>
        <w:pStyle w:val="35"/>
        <w:spacing w:line="360" w:lineRule="auto"/>
        <w:ind w:left="440"/>
        <w:jc w:val="both"/>
        <w:rPr>
          <w:rFonts w:hint="eastAsia" w:ascii="宋体" w:hAnsi="宋体" w:eastAsia="宋体"/>
          <w:sz w:val="21"/>
          <w:szCs w:val="22"/>
        </w:rPr>
      </w:pPr>
      <w:r>
        <w:rPr>
          <w:rFonts w:hint="eastAsia" w:ascii="宋体" w:hAnsi="宋体" w:eastAsia="宋体"/>
          <w:sz w:val="21"/>
          <w:szCs w:val="22"/>
        </w:rPr>
        <w:t>-我的清单列表：项目负责人、合规负责人</w:t>
      </w:r>
    </w:p>
    <w:p w14:paraId="1AA89E7B">
      <w:pPr>
        <w:pStyle w:val="35"/>
        <w:spacing w:line="360" w:lineRule="auto"/>
        <w:ind w:left="440"/>
        <w:jc w:val="both"/>
        <w:rPr>
          <w:rFonts w:hint="eastAsia" w:ascii="宋体" w:hAnsi="宋体" w:eastAsia="宋体"/>
          <w:sz w:val="21"/>
          <w:szCs w:val="22"/>
        </w:rPr>
      </w:pPr>
      <w:r>
        <w:rPr>
          <w:rFonts w:hint="eastAsia" w:ascii="宋体" w:hAnsi="宋体" w:eastAsia="宋体"/>
          <w:sz w:val="21"/>
          <w:szCs w:val="22"/>
        </w:rPr>
        <w:t>-我管理的清单列表：合规负责人</w:t>
      </w:r>
    </w:p>
    <w:p w14:paraId="21359CF3">
      <w:pPr>
        <w:pStyle w:val="35"/>
        <w:spacing w:line="360" w:lineRule="auto"/>
        <w:ind w:left="440"/>
        <w:jc w:val="both"/>
        <w:rPr>
          <w:rFonts w:hint="eastAsia" w:ascii="宋体" w:hAnsi="宋体" w:eastAsia="宋体"/>
          <w:sz w:val="21"/>
          <w:szCs w:val="22"/>
        </w:rPr>
      </w:pPr>
      <w:r>
        <w:rPr>
          <w:rFonts w:hint="eastAsia" w:ascii="宋体" w:hAnsi="宋体" w:eastAsia="宋体"/>
          <w:sz w:val="21"/>
          <w:szCs w:val="22"/>
        </w:rPr>
        <w:t>-我管理的自查清单列表：合规负责人（</w:t>
      </w:r>
      <w:r>
        <w:rPr>
          <w:rFonts w:hint="eastAsia" w:ascii="宋体" w:hAnsi="宋体" w:eastAsia="宋体"/>
          <w:color w:val="C00000"/>
          <w:sz w:val="21"/>
          <w:szCs w:val="22"/>
        </w:rPr>
        <w:t>新增页面</w:t>
      </w:r>
      <w:r>
        <w:rPr>
          <w:rFonts w:hint="eastAsia" w:ascii="宋体" w:hAnsi="宋体" w:eastAsia="宋体"/>
          <w:sz w:val="21"/>
          <w:szCs w:val="22"/>
        </w:rPr>
        <w:t>）</w:t>
      </w:r>
    </w:p>
    <w:p w14:paraId="55A56F03">
      <w:pPr>
        <w:pStyle w:val="35"/>
        <w:spacing w:line="360" w:lineRule="auto"/>
        <w:ind w:left="440"/>
        <w:jc w:val="both"/>
        <w:rPr>
          <w:rFonts w:hint="eastAsia" w:ascii="宋体" w:hAnsi="宋体" w:eastAsia="宋体"/>
          <w:color w:val="C00000"/>
          <w:sz w:val="21"/>
          <w:szCs w:val="22"/>
        </w:rPr>
      </w:pPr>
      <w:r>
        <w:rPr>
          <w:rFonts w:hint="eastAsia" w:ascii="宋体" w:hAnsi="宋体" w:eastAsia="宋体"/>
          <w:color w:val="C00000"/>
          <w:sz w:val="21"/>
          <w:szCs w:val="22"/>
        </w:rPr>
        <w:t>-【清单审查配置】：合规负责人（新增页面）：</w:t>
      </w:r>
    </w:p>
    <w:p w14:paraId="1ACE0304">
      <w:pPr>
        <w:pStyle w:val="35"/>
        <w:spacing w:line="360" w:lineRule="auto"/>
        <w:ind w:left="440"/>
        <w:jc w:val="both"/>
        <w:rPr>
          <w:rFonts w:hint="eastAsia" w:ascii="宋体" w:hAnsi="宋体" w:eastAsia="宋体"/>
          <w:color w:val="C00000"/>
          <w:sz w:val="21"/>
          <w:szCs w:val="22"/>
        </w:rPr>
      </w:pPr>
      <w:r>
        <w:rPr>
          <w:rFonts w:hint="eastAsia" w:ascii="宋体" w:hAnsi="宋体" w:eastAsia="宋体"/>
          <w:color w:val="C00000"/>
          <w:sz w:val="21"/>
          <w:szCs w:val="22"/>
        </w:rPr>
        <w:t>筛选条件: 投行一级部门、投行二级部门、对应合规管理人员</w:t>
      </w:r>
    </w:p>
    <w:p w14:paraId="17A80675">
      <w:pPr>
        <w:pStyle w:val="35"/>
        <w:spacing w:line="360" w:lineRule="auto"/>
        <w:ind w:left="440"/>
        <w:jc w:val="both"/>
        <w:rPr>
          <w:rFonts w:hint="eastAsia" w:ascii="宋体" w:hAnsi="宋体" w:eastAsia="宋体"/>
          <w:color w:val="C00000"/>
          <w:sz w:val="21"/>
          <w:szCs w:val="22"/>
        </w:rPr>
      </w:pPr>
      <w:r>
        <w:rPr>
          <w:rFonts w:hint="eastAsia" w:ascii="宋体" w:hAnsi="宋体" w:eastAsia="宋体"/>
          <w:color w:val="C00000"/>
          <w:sz w:val="21"/>
          <w:szCs w:val="22"/>
        </w:rPr>
        <w:t>字段显示：投行一级部门、投行二级部门、对应合规管理人员、对应合规管理人员工号</w:t>
      </w:r>
    </w:p>
    <w:p w14:paraId="7668965E">
      <w:pPr>
        <w:pStyle w:val="35"/>
        <w:spacing w:line="360" w:lineRule="auto"/>
        <w:ind w:left="440"/>
        <w:jc w:val="both"/>
        <w:rPr>
          <w:rFonts w:ascii="宋体" w:hAnsi="宋体" w:eastAsia="宋体"/>
          <w:color w:val="C00000"/>
          <w:sz w:val="21"/>
          <w:szCs w:val="22"/>
        </w:rPr>
      </w:pPr>
      <w:r>
        <w:rPr>
          <w:rFonts w:hint="eastAsia" w:ascii="宋体" w:hAnsi="宋体" w:eastAsia="宋体"/>
          <w:color w:val="C00000"/>
          <w:sz w:val="21"/>
          <w:szCs w:val="22"/>
        </w:rPr>
        <w:t>操作：新增、编辑</w:t>
      </w:r>
    </w:p>
    <w:p w14:paraId="5D550B7F">
      <w:pPr>
        <w:pStyle w:val="35"/>
        <w:spacing w:line="360" w:lineRule="auto"/>
        <w:ind w:left="440"/>
        <w:jc w:val="both"/>
        <w:rPr>
          <w:rFonts w:hint="eastAsia" w:ascii="宋体" w:hAnsi="宋体" w:eastAsia="宋体"/>
          <w:color w:val="C00000"/>
          <w:sz w:val="21"/>
          <w:szCs w:val="22"/>
        </w:rPr>
      </w:pPr>
      <w:r>
        <w:rPr>
          <w:rFonts w:hint="eastAsia" w:ascii="宋体" w:hAnsi="宋体" w:eastAsia="宋体"/>
          <w:color w:val="C00000"/>
          <w:sz w:val="21"/>
          <w:szCs w:val="22"/>
          <w:highlight w:val="yellow"/>
        </w:rPr>
        <w:t>投行一级部门二级部门需要根据公司组织结构自动更新（与陈海洋老师确认是否可以实现）</w:t>
      </w:r>
    </w:p>
    <w:p w14:paraId="7E102D74">
      <w:pPr>
        <w:spacing w:line="360" w:lineRule="auto"/>
        <w:jc w:val="both"/>
        <w:rPr>
          <w:rFonts w:hint="eastAsia" w:ascii="宋体" w:hAnsi="宋体" w:eastAsia="宋体"/>
          <w:b/>
          <w:bCs/>
          <w:sz w:val="21"/>
          <w:szCs w:val="22"/>
        </w:rPr>
      </w:pPr>
      <w:r>
        <w:rPr>
          <w:rFonts w:hint="eastAsia" w:ascii="宋体" w:hAnsi="宋体" w:eastAsia="宋体"/>
          <w:b/>
          <w:bCs/>
          <w:sz w:val="21"/>
          <w:szCs w:val="22"/>
        </w:rPr>
        <w:t>一、功能需求</w:t>
      </w:r>
    </w:p>
    <w:p w14:paraId="02C1B3B3">
      <w:pPr>
        <w:pStyle w:val="35"/>
        <w:numPr>
          <w:ilvl w:val="0"/>
          <w:numId w:val="5"/>
        </w:numPr>
        <w:spacing w:line="360" w:lineRule="auto"/>
        <w:jc w:val="both"/>
        <w:rPr>
          <w:rFonts w:hint="eastAsia" w:ascii="宋体" w:hAnsi="宋体" w:eastAsia="宋体"/>
          <w:b/>
          <w:bCs/>
          <w:sz w:val="21"/>
          <w:szCs w:val="22"/>
        </w:rPr>
      </w:pPr>
      <w:r>
        <w:rPr>
          <w:rFonts w:hint="eastAsia" w:ascii="宋体" w:hAnsi="宋体" w:eastAsia="宋体"/>
          <w:b/>
          <w:bCs/>
          <w:sz w:val="21"/>
          <w:szCs w:val="22"/>
        </w:rPr>
        <w:t>新增项目负责人自查流程</w:t>
      </w:r>
    </w:p>
    <w:p w14:paraId="26EE11A3">
      <w:pPr>
        <w:pStyle w:val="35"/>
        <w:spacing w:line="360" w:lineRule="auto"/>
        <w:ind w:left="360"/>
        <w:jc w:val="center"/>
        <w:rPr>
          <w:rFonts w:hint="eastAsia" w:ascii="宋体" w:hAnsi="宋体" w:eastAsia="宋体"/>
          <w:b/>
          <w:bCs/>
          <w:sz w:val="21"/>
          <w:szCs w:val="22"/>
        </w:rPr>
      </w:pPr>
      <w:commentRangeStart w:id="0"/>
      <w:r>
        <w:rPr>
          <w:rFonts w:ascii="宋体" w:hAnsi="宋体" w:eastAsia="宋体"/>
          <w:b/>
          <w:bCs/>
          <w:sz w:val="21"/>
          <w:szCs w:val="22"/>
        </w:rPr>
        <w:drawing>
          <wp:inline distT="0" distB="0" distL="0" distR="0">
            <wp:extent cx="2802890" cy="5359400"/>
            <wp:effectExtent l="0" t="0" r="0" b="0"/>
            <wp:docPr id="8715542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554219" name="图片 1"/>
                    <pic:cNvPicPr>
                      <a:picLocks noChangeAspect="1"/>
                    </pic:cNvPicPr>
                  </pic:nvPicPr>
                  <pic:blipFill>
                    <a:blip r:embed="rId12"/>
                    <a:stretch>
                      <a:fillRect/>
                    </a:stretch>
                  </pic:blipFill>
                  <pic:spPr>
                    <a:xfrm>
                      <a:off x="0" y="0"/>
                      <a:ext cx="2810918" cy="5374986"/>
                    </a:xfrm>
                    <a:prstGeom prst="rect">
                      <a:avLst/>
                    </a:prstGeom>
                  </pic:spPr>
                </pic:pic>
              </a:graphicData>
            </a:graphic>
          </wp:inline>
        </w:drawing>
      </w:r>
      <w:commentRangeEnd w:id="0"/>
      <w:r>
        <w:rPr>
          <w:rStyle w:val="21"/>
        </w:rPr>
        <w:commentReference w:id="0"/>
      </w:r>
    </w:p>
    <w:p w14:paraId="206CE1A5">
      <w:pPr>
        <w:pStyle w:val="35"/>
        <w:spacing w:line="360" w:lineRule="auto"/>
        <w:ind w:left="360"/>
        <w:jc w:val="both"/>
        <w:rPr>
          <w:rFonts w:hint="eastAsia" w:ascii="宋体" w:hAnsi="宋体" w:eastAsia="宋体"/>
          <w:b/>
          <w:bCs/>
          <w:sz w:val="21"/>
          <w:szCs w:val="22"/>
        </w:rPr>
      </w:pPr>
      <w:r>
        <w:rPr>
          <w:rFonts w:hint="eastAsia" w:ascii="宋体" w:hAnsi="宋体" w:eastAsia="宋体"/>
          <w:b/>
          <w:bCs/>
          <w:sz w:val="21"/>
          <w:szCs w:val="22"/>
        </w:rPr>
        <w:t>1.1流程说明</w:t>
      </w:r>
    </w:p>
    <w:p w14:paraId="6B49E078">
      <w:pPr>
        <w:pStyle w:val="35"/>
        <w:numPr>
          <w:ilvl w:val="0"/>
          <w:numId w:val="2"/>
        </w:numPr>
        <w:spacing w:line="360" w:lineRule="auto"/>
        <w:jc w:val="both"/>
        <w:rPr>
          <w:rFonts w:hint="eastAsia" w:ascii="宋体" w:hAnsi="宋体" w:eastAsia="宋体"/>
          <w:sz w:val="21"/>
          <w:szCs w:val="22"/>
        </w:rPr>
      </w:pPr>
      <w:r>
        <w:rPr>
          <w:rFonts w:hint="eastAsia" w:ascii="宋体" w:hAnsi="宋体" w:eastAsia="宋体"/>
          <w:sz w:val="21"/>
          <w:szCs w:val="22"/>
        </w:rPr>
        <w:t>合规人员在【我管理的自查清单列表】页面点击【下发清单自查】按钮（页面设计参考下图我管理的自查清单列表），生成OA</w:t>
      </w:r>
      <w:r>
        <w:rPr>
          <w:rFonts w:ascii="宋体" w:hAnsi="宋体" w:eastAsia="宋体"/>
          <w:sz w:val="21"/>
          <w:szCs w:val="22"/>
        </w:rPr>
        <w:t>待办</w:t>
      </w:r>
      <w:r>
        <w:rPr>
          <w:rFonts w:hint="eastAsia" w:ascii="宋体" w:hAnsi="宋体" w:eastAsia="宋体"/>
          <w:sz w:val="21"/>
          <w:szCs w:val="22"/>
        </w:rPr>
        <w:t>推送给项目负责人。支持单个项目下发，也支持通过筛选条件（如项目负责人、清单类型等进行筛选）批量选择项目后，批量下发</w:t>
      </w:r>
    </w:p>
    <w:p w14:paraId="0C355941">
      <w:pPr>
        <w:pStyle w:val="35"/>
        <w:spacing w:line="360" w:lineRule="auto"/>
        <w:ind w:left="567" w:firstLine="420" w:firstLineChars="200"/>
        <w:jc w:val="both"/>
        <w:rPr>
          <w:rFonts w:hint="eastAsia" w:ascii="宋体" w:hAnsi="宋体" w:eastAsia="宋体"/>
          <w:sz w:val="21"/>
          <w:szCs w:val="22"/>
        </w:rPr>
      </w:pPr>
      <w:r>
        <w:rPr>
          <w:rFonts w:hint="eastAsia" w:ascii="宋体" w:hAnsi="宋体" w:eastAsia="宋体"/>
          <w:sz w:val="21"/>
          <w:szCs w:val="22"/>
        </w:rPr>
        <w:t>【暂定IPO、科创板IPO、CDR的项目</w:t>
      </w:r>
      <w:r>
        <w:rPr>
          <w:rFonts w:ascii="宋体" w:hAnsi="宋体" w:eastAsia="宋体"/>
          <w:sz w:val="21"/>
          <w:szCs w:val="22"/>
        </w:rPr>
        <w:t>自查频率设为</w:t>
      </w:r>
      <w:r>
        <w:rPr>
          <w:rFonts w:hint="eastAsia" w:ascii="宋体" w:hAnsi="宋体" w:eastAsia="宋体"/>
          <w:sz w:val="21"/>
          <w:szCs w:val="22"/>
        </w:rPr>
        <w:t>1年</w:t>
      </w:r>
      <w:r>
        <w:rPr>
          <w:rFonts w:ascii="宋体" w:hAnsi="宋体" w:eastAsia="宋体"/>
          <w:sz w:val="21"/>
          <w:szCs w:val="22"/>
        </w:rPr>
        <w:t>1次</w:t>
      </w:r>
      <w:r>
        <w:rPr>
          <w:rFonts w:hint="eastAsia" w:ascii="宋体" w:hAnsi="宋体" w:eastAsia="宋体"/>
          <w:sz w:val="21"/>
          <w:szCs w:val="22"/>
        </w:rPr>
        <w:t>；其余项目</w:t>
      </w:r>
      <w:r>
        <w:rPr>
          <w:rFonts w:ascii="宋体" w:hAnsi="宋体" w:eastAsia="宋体"/>
          <w:sz w:val="21"/>
          <w:szCs w:val="22"/>
        </w:rPr>
        <w:t>（如再融资、并购重组等）自查频率设为半年1次</w:t>
      </w:r>
      <w:r>
        <w:rPr>
          <w:rFonts w:hint="eastAsia" w:ascii="宋体" w:hAnsi="宋体" w:eastAsia="宋体"/>
          <w:sz w:val="21"/>
          <w:szCs w:val="22"/>
        </w:rPr>
        <w:t>（业务说明，系统不需要做触发配置）</w:t>
      </w:r>
      <w:r>
        <w:rPr>
          <w:rFonts w:ascii="宋体" w:hAnsi="宋体" w:eastAsia="宋体"/>
          <w:sz w:val="21"/>
          <w:szCs w:val="22"/>
        </w:rPr>
        <w:t>。</w:t>
      </w:r>
      <w:r>
        <w:rPr>
          <w:rFonts w:hint="eastAsia" w:ascii="宋体" w:hAnsi="宋体" w:eastAsia="宋体"/>
          <w:sz w:val="21"/>
          <w:szCs w:val="22"/>
        </w:rPr>
        <w:t>】</w:t>
      </w:r>
    </w:p>
    <w:p w14:paraId="75ADB740">
      <w:pPr>
        <w:pStyle w:val="35"/>
        <w:numPr>
          <w:ilvl w:val="0"/>
          <w:numId w:val="6"/>
        </w:numPr>
        <w:spacing w:line="360" w:lineRule="auto"/>
        <w:jc w:val="both"/>
        <w:rPr>
          <w:rFonts w:hint="eastAsia" w:ascii="宋体" w:hAnsi="宋体" w:eastAsia="宋体"/>
          <w:sz w:val="21"/>
          <w:szCs w:val="22"/>
        </w:rPr>
      </w:pPr>
      <w:r>
        <w:rPr>
          <w:rFonts w:ascii="宋体" w:hAnsi="宋体" w:eastAsia="宋体"/>
          <w:sz w:val="21"/>
          <w:szCs w:val="22"/>
        </w:rPr>
        <w:t>若1名项目负责人名下有多个项目需自查，</w:t>
      </w:r>
      <w:r>
        <w:rPr>
          <w:rFonts w:hint="eastAsia" w:ascii="宋体" w:hAnsi="宋体" w:eastAsia="宋体"/>
          <w:sz w:val="21"/>
          <w:szCs w:val="22"/>
        </w:rPr>
        <w:t>单独一个项目推送一条待办流程</w:t>
      </w:r>
      <w:r>
        <w:rPr>
          <w:rFonts w:ascii="宋体" w:hAnsi="宋体" w:eastAsia="宋体"/>
          <w:sz w:val="21"/>
          <w:szCs w:val="22"/>
        </w:rPr>
        <w:t>（</w:t>
      </w:r>
      <w:r>
        <w:rPr>
          <w:rFonts w:hint="eastAsia" w:ascii="宋体" w:hAnsi="宋体" w:eastAsia="宋体"/>
          <w:sz w:val="21"/>
          <w:szCs w:val="22"/>
        </w:rPr>
        <w:t>项目负责人</w:t>
      </w:r>
      <w:r>
        <w:rPr>
          <w:rFonts w:ascii="宋体" w:hAnsi="宋体" w:eastAsia="宋体"/>
          <w:sz w:val="21"/>
          <w:szCs w:val="22"/>
        </w:rPr>
        <w:t>不可批量提交，需对每个项目单独操作确认）。</w:t>
      </w:r>
    </w:p>
    <w:p w14:paraId="245C0BA3">
      <w:pPr>
        <w:pStyle w:val="35"/>
        <w:numPr>
          <w:ilvl w:val="0"/>
          <w:numId w:val="6"/>
        </w:numPr>
        <w:spacing w:line="360" w:lineRule="auto"/>
        <w:jc w:val="both"/>
        <w:rPr>
          <w:rFonts w:hint="eastAsia" w:ascii="宋体" w:hAnsi="宋体" w:eastAsia="宋体"/>
          <w:sz w:val="21"/>
          <w:szCs w:val="22"/>
        </w:rPr>
      </w:pPr>
      <w:r>
        <w:rPr>
          <w:rFonts w:ascii="宋体" w:hAnsi="宋体" w:eastAsia="宋体"/>
          <w:sz w:val="21"/>
          <w:szCs w:val="22"/>
        </w:rPr>
        <w:t>OA流程</w:t>
      </w:r>
      <w:r>
        <w:rPr>
          <w:rFonts w:hint="eastAsia" w:ascii="宋体" w:hAnsi="宋体" w:eastAsia="宋体"/>
          <w:sz w:val="21"/>
          <w:szCs w:val="22"/>
        </w:rPr>
        <w:t>一个流程对应一个项目，流程</w:t>
      </w:r>
      <w:r>
        <w:rPr>
          <w:rFonts w:ascii="宋体" w:hAnsi="宋体" w:eastAsia="宋体"/>
          <w:sz w:val="21"/>
          <w:szCs w:val="22"/>
        </w:rPr>
        <w:t>中需添加</w:t>
      </w:r>
      <w:r>
        <w:rPr>
          <w:rFonts w:hint="eastAsia" w:ascii="宋体" w:hAnsi="宋体" w:eastAsia="宋体"/>
          <w:sz w:val="21"/>
          <w:szCs w:val="22"/>
        </w:rPr>
        <w:t>项目</w:t>
      </w:r>
      <w:r>
        <w:rPr>
          <w:rFonts w:ascii="宋体" w:hAnsi="宋体" w:eastAsia="宋体"/>
          <w:sz w:val="21"/>
          <w:szCs w:val="22"/>
        </w:rPr>
        <w:t>跳转至合规大数据平台的链接，</w:t>
      </w:r>
      <w:r>
        <w:rPr>
          <w:rFonts w:hint="eastAsia" w:ascii="宋体" w:hAnsi="宋体" w:eastAsia="宋体"/>
          <w:sz w:val="21"/>
          <w:szCs w:val="22"/>
        </w:rPr>
        <w:t>展示合规人员点击的通知，项目负责人点击链接后跳转</w:t>
      </w:r>
      <w:r>
        <w:rPr>
          <w:rFonts w:ascii="宋体" w:hAnsi="宋体" w:eastAsia="宋体"/>
          <w:sz w:val="21"/>
          <w:szCs w:val="22"/>
        </w:rPr>
        <w:t>该项目的清单填报界面</w:t>
      </w:r>
      <w:r>
        <w:rPr>
          <w:rFonts w:hint="eastAsia" w:ascii="宋体" w:hAnsi="宋体" w:eastAsia="宋体"/>
          <w:sz w:val="21"/>
          <w:szCs w:val="22"/>
        </w:rPr>
        <w:t>具体查看+填报自查情况，打开后直接为自查信息待编辑状态（即上述需求【清单填报】表单页面）。</w:t>
      </w:r>
    </w:p>
    <w:p w14:paraId="738F2345">
      <w:pPr>
        <w:pStyle w:val="35"/>
        <w:tabs>
          <w:tab w:val="left" w:pos="1069"/>
        </w:tabs>
        <w:spacing w:line="360" w:lineRule="auto"/>
        <w:ind w:left="1069"/>
        <w:jc w:val="both"/>
        <w:rPr>
          <w:rFonts w:hint="eastAsia" w:ascii="宋体" w:hAnsi="宋体" w:eastAsia="宋体"/>
          <w:sz w:val="21"/>
          <w:szCs w:val="22"/>
        </w:rPr>
      </w:pPr>
      <w:r>
        <w:rPr>
          <w:rFonts w:ascii="宋体" w:hAnsi="宋体" w:eastAsia="宋体"/>
          <w:sz w:val="21"/>
          <w:szCs w:val="22"/>
        </w:rPr>
        <w:drawing>
          <wp:inline distT="0" distB="0" distL="0" distR="0">
            <wp:extent cx="4264025" cy="2505710"/>
            <wp:effectExtent l="0" t="0" r="3175" b="8890"/>
            <wp:docPr id="14085918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591811" name="图片 1"/>
                    <pic:cNvPicPr>
                      <a:picLocks noChangeAspect="1"/>
                    </pic:cNvPicPr>
                  </pic:nvPicPr>
                  <pic:blipFill>
                    <a:blip r:embed="rId13"/>
                    <a:stretch>
                      <a:fillRect/>
                    </a:stretch>
                  </pic:blipFill>
                  <pic:spPr>
                    <a:xfrm>
                      <a:off x="0" y="0"/>
                      <a:ext cx="4272294" cy="2510602"/>
                    </a:xfrm>
                    <a:prstGeom prst="rect">
                      <a:avLst/>
                    </a:prstGeom>
                  </pic:spPr>
                </pic:pic>
              </a:graphicData>
            </a:graphic>
          </wp:inline>
        </w:drawing>
      </w:r>
    </w:p>
    <w:p w14:paraId="7A372994">
      <w:pPr>
        <w:pStyle w:val="35"/>
        <w:numPr>
          <w:ilvl w:val="0"/>
          <w:numId w:val="6"/>
        </w:numPr>
        <w:spacing w:line="360" w:lineRule="auto"/>
        <w:jc w:val="both"/>
        <w:rPr>
          <w:rFonts w:hint="eastAsia" w:ascii="宋体" w:hAnsi="宋体" w:eastAsia="宋体"/>
          <w:sz w:val="21"/>
          <w:szCs w:val="22"/>
        </w:rPr>
      </w:pPr>
      <w:r>
        <w:rPr>
          <w:rFonts w:ascii="宋体" w:hAnsi="宋体" w:eastAsia="宋体"/>
          <w:sz w:val="21"/>
          <w:szCs w:val="22"/>
        </w:rPr>
        <w:t>待办通知：待办生成后，同步通过</w:t>
      </w:r>
      <w:commentRangeStart w:id="1"/>
      <w:r>
        <w:rPr>
          <w:rFonts w:hint="eastAsia" w:ascii="宋体" w:hAnsi="宋体" w:eastAsia="宋体"/>
          <w:sz w:val="21"/>
          <w:szCs w:val="22"/>
        </w:rPr>
        <w:t>短信</w:t>
      </w:r>
      <w:commentRangeEnd w:id="1"/>
      <w:r>
        <w:rPr>
          <w:rStyle w:val="21"/>
        </w:rPr>
        <w:commentReference w:id="1"/>
      </w:r>
      <w:r>
        <w:rPr>
          <w:rFonts w:ascii="宋体" w:hAnsi="宋体" w:eastAsia="宋体"/>
          <w:sz w:val="21"/>
          <w:szCs w:val="22"/>
        </w:rPr>
        <w:t>/邮件</w:t>
      </w:r>
      <w:r>
        <w:rPr>
          <w:rFonts w:hint="eastAsia" w:ascii="宋体" w:hAnsi="宋体" w:eastAsia="宋体"/>
          <w:sz w:val="21"/>
          <w:szCs w:val="22"/>
        </w:rPr>
        <w:t>等方式</w:t>
      </w:r>
      <w:r>
        <w:rPr>
          <w:rFonts w:ascii="宋体" w:hAnsi="宋体" w:eastAsia="宋体"/>
          <w:sz w:val="21"/>
          <w:szCs w:val="22"/>
        </w:rPr>
        <w:t>向项目负责人发送</w:t>
      </w:r>
      <w:r>
        <w:rPr>
          <w:rFonts w:hint="eastAsia" w:ascii="宋体" w:hAnsi="宋体" w:eastAsia="宋体"/>
          <w:sz w:val="21"/>
          <w:szCs w:val="22"/>
        </w:rPr>
        <w:t>通知，邮件通知内容同OA流程。通知和待办流程中明确自查</w:t>
      </w:r>
      <w:r>
        <w:rPr>
          <w:rFonts w:ascii="宋体" w:hAnsi="宋体" w:eastAsia="宋体"/>
          <w:sz w:val="21"/>
          <w:szCs w:val="22"/>
        </w:rPr>
        <w:t>截止时间（</w:t>
      </w:r>
      <w:r>
        <w:rPr>
          <w:rFonts w:hint="eastAsia" w:ascii="宋体" w:hAnsi="宋体" w:eastAsia="宋体"/>
          <w:sz w:val="21"/>
          <w:szCs w:val="22"/>
        </w:rPr>
        <w:t>暂定</w:t>
      </w:r>
      <w:r>
        <w:rPr>
          <w:rFonts w:ascii="宋体" w:hAnsi="宋体" w:eastAsia="宋体"/>
          <w:sz w:val="21"/>
          <w:szCs w:val="22"/>
        </w:rPr>
        <w:t>自查流程需在</w:t>
      </w:r>
      <w:r>
        <w:rPr>
          <w:rFonts w:hint="eastAsia" w:ascii="宋体" w:hAnsi="宋体" w:eastAsia="宋体"/>
          <w:sz w:val="21"/>
          <w:szCs w:val="22"/>
        </w:rPr>
        <w:t>5</w:t>
      </w:r>
      <w:r>
        <w:rPr>
          <w:rFonts w:ascii="宋体" w:hAnsi="宋体" w:eastAsia="宋体"/>
          <w:sz w:val="21"/>
          <w:szCs w:val="22"/>
        </w:rPr>
        <w:t>个工作日内完成）</w:t>
      </w:r>
      <w:r>
        <w:rPr>
          <w:rFonts w:hint="eastAsia" w:ascii="宋体" w:hAnsi="宋体" w:eastAsia="宋体"/>
          <w:sz w:val="21"/>
          <w:szCs w:val="22"/>
        </w:rPr>
        <w:t>，项目负责人需在清单管理填报自查情况后办结流程等内容（页面参考下图）</w:t>
      </w:r>
      <w:r>
        <w:rPr>
          <w:rFonts w:ascii="宋体" w:hAnsi="宋体" w:eastAsia="宋体"/>
          <w:sz w:val="21"/>
          <w:szCs w:val="22"/>
        </w:rPr>
        <w:t>。</w:t>
      </w:r>
      <w:r>
        <w:rPr>
          <w:rFonts w:hint="eastAsia" w:ascii="宋体" w:hAnsi="宋体" w:eastAsia="宋体"/>
          <w:sz w:val="21"/>
          <w:szCs w:val="22"/>
        </w:rPr>
        <w:t xml:space="preserve"> </w:t>
      </w:r>
    </w:p>
    <w:p w14:paraId="73DFB590">
      <w:pPr>
        <w:pStyle w:val="35"/>
        <w:numPr>
          <w:ilvl w:val="0"/>
          <w:numId w:val="7"/>
        </w:numPr>
        <w:spacing w:line="360" w:lineRule="auto"/>
        <w:jc w:val="both"/>
        <w:rPr>
          <w:rFonts w:hint="eastAsia" w:ascii="宋体" w:hAnsi="宋体" w:eastAsia="宋体"/>
          <w:sz w:val="21"/>
          <w:szCs w:val="22"/>
        </w:rPr>
      </w:pPr>
      <w:r>
        <w:rPr>
          <w:rFonts w:ascii="宋体" w:hAnsi="宋体" w:eastAsia="宋体"/>
          <w:sz w:val="21"/>
          <w:szCs w:val="22"/>
        </w:rPr>
        <w:t>信息确认与备注：项目负责人打开待办流程后，</w:t>
      </w:r>
      <w:r>
        <w:rPr>
          <w:rFonts w:hint="eastAsia" w:ascii="宋体" w:hAnsi="宋体" w:eastAsia="宋体"/>
          <w:sz w:val="21"/>
          <w:szCs w:val="22"/>
        </w:rPr>
        <w:t>通过流程内所附</w:t>
      </w:r>
      <w:r>
        <w:rPr>
          <w:rFonts w:hint="eastAsia" w:ascii="宋体" w:hAnsi="宋体" w:eastAsia="宋体"/>
          <w:color w:val="EE0000"/>
          <w:sz w:val="21"/>
          <w:szCs w:val="22"/>
          <w:highlight w:val="yellow"/>
        </w:rPr>
        <w:t>链接跳转</w:t>
      </w:r>
      <w:r>
        <w:rPr>
          <w:rFonts w:hint="eastAsia" w:ascii="宋体" w:hAnsi="宋体" w:eastAsia="宋体"/>
          <w:sz w:val="21"/>
          <w:szCs w:val="22"/>
        </w:rPr>
        <w:t>到合规大数据平台-清单管理系统中的清单填报页面，对</w:t>
      </w:r>
      <w:r>
        <w:rPr>
          <w:rFonts w:ascii="宋体" w:hAnsi="宋体" w:eastAsia="宋体"/>
          <w:sz w:val="21"/>
          <w:szCs w:val="22"/>
        </w:rPr>
        <w:t>所有待查项目</w:t>
      </w:r>
      <w:r>
        <w:rPr>
          <w:rFonts w:hint="eastAsia" w:ascii="宋体" w:hAnsi="宋体" w:eastAsia="宋体"/>
          <w:sz w:val="21"/>
          <w:szCs w:val="22"/>
        </w:rPr>
        <w:t>做好自查并记录，项目负责人保存后弹窗提醒：保存成功，请至全链接系统OA待办点击递交。项目负责人需重新打开并刷新OA待办流程，OA流程中自动展示清单管理系统中保存的</w:t>
      </w:r>
      <w:r>
        <w:rPr>
          <w:rFonts w:hint="eastAsia" w:ascii="宋体" w:hAnsi="宋体" w:eastAsia="宋体"/>
          <w:b/>
          <w:bCs/>
          <w:sz w:val="21"/>
          <w:szCs w:val="22"/>
        </w:rPr>
        <w:t>自查结果及备注说明</w:t>
      </w:r>
      <w:r>
        <w:rPr>
          <w:rFonts w:hint="eastAsia" w:ascii="宋体" w:hAnsi="宋体" w:eastAsia="宋体"/>
          <w:sz w:val="21"/>
          <w:szCs w:val="22"/>
        </w:rPr>
        <w:t>，在OA待办流程中逐条点击【递交】按钮，OA流程由待处理状态变为已处理</w:t>
      </w:r>
      <w:r>
        <w:rPr>
          <w:rFonts w:ascii="宋体" w:hAnsi="宋体" w:eastAsia="宋体"/>
          <w:sz w:val="21"/>
          <w:szCs w:val="22"/>
        </w:rPr>
        <w:t>。</w:t>
      </w:r>
      <w:r>
        <w:rPr>
          <w:rFonts w:hint="eastAsia" w:ascii="宋体" w:hAnsi="宋体" w:eastAsia="宋体"/>
          <w:sz w:val="21"/>
          <w:szCs w:val="22"/>
        </w:rPr>
        <w:t>（需要增加校验，若OA中没有更新自查结果，则【递交】按钮置灰。只有同步清单管理自查结果才能点击【递交】）</w:t>
      </w:r>
    </w:p>
    <w:p w14:paraId="68453C90">
      <w:pPr>
        <w:pStyle w:val="35"/>
        <w:numPr>
          <w:ilvl w:val="0"/>
          <w:numId w:val="8"/>
        </w:numPr>
        <w:spacing w:line="360" w:lineRule="auto"/>
        <w:jc w:val="both"/>
        <w:rPr>
          <w:rFonts w:hint="eastAsia" w:ascii="宋体" w:hAnsi="宋体" w:eastAsia="宋体"/>
          <w:sz w:val="21"/>
          <w:szCs w:val="22"/>
        </w:rPr>
      </w:pPr>
      <w:r>
        <w:rPr>
          <w:rFonts w:hint="eastAsia" w:ascii="宋体" w:hAnsi="宋体" w:eastAsia="宋体"/>
          <w:sz w:val="21"/>
          <w:szCs w:val="22"/>
        </w:rPr>
        <w:t>流程审批设置：</w:t>
      </w:r>
      <w:r>
        <w:rPr>
          <w:rFonts w:ascii="宋体" w:hAnsi="宋体" w:eastAsia="宋体"/>
          <w:sz w:val="21"/>
          <w:szCs w:val="22"/>
        </w:rPr>
        <w:t>流程</w:t>
      </w:r>
      <w:r>
        <w:rPr>
          <w:rFonts w:hint="eastAsia" w:ascii="宋体" w:hAnsi="宋体" w:eastAsia="宋体"/>
          <w:sz w:val="21"/>
          <w:szCs w:val="22"/>
        </w:rPr>
        <w:t>递交后</w:t>
      </w:r>
      <w:r>
        <w:rPr>
          <w:rFonts w:ascii="宋体" w:hAnsi="宋体" w:eastAsia="宋体"/>
          <w:sz w:val="21"/>
          <w:szCs w:val="22"/>
        </w:rPr>
        <w:t>自动结束，系统记录</w:t>
      </w:r>
      <w:r>
        <w:rPr>
          <w:rFonts w:hint="eastAsia" w:ascii="宋体" w:hAnsi="宋体" w:eastAsia="宋体"/>
          <w:sz w:val="21"/>
          <w:szCs w:val="22"/>
        </w:rPr>
        <w:t>该项目本次</w:t>
      </w:r>
      <w:bookmarkStart w:id="0" w:name="OLE_LINK1"/>
      <w:r>
        <w:rPr>
          <w:rFonts w:ascii="宋体" w:hAnsi="宋体" w:eastAsia="宋体"/>
          <w:sz w:val="21"/>
          <w:szCs w:val="22"/>
        </w:rPr>
        <w:t>“自查</w:t>
      </w:r>
      <w:r>
        <w:rPr>
          <w:rFonts w:hint="eastAsia" w:ascii="宋体" w:hAnsi="宋体" w:eastAsia="宋体"/>
          <w:sz w:val="21"/>
          <w:szCs w:val="22"/>
        </w:rPr>
        <w:t>准确</w:t>
      </w:r>
      <w:r>
        <w:rPr>
          <w:rFonts w:ascii="宋体" w:hAnsi="宋体" w:eastAsia="宋体"/>
          <w:sz w:val="21"/>
          <w:szCs w:val="22"/>
        </w:rPr>
        <w:t>”</w:t>
      </w:r>
      <w:r>
        <w:rPr>
          <w:rFonts w:hint="eastAsia" w:ascii="宋体" w:hAnsi="宋体" w:eastAsia="宋体"/>
          <w:sz w:val="21"/>
          <w:szCs w:val="22"/>
        </w:rPr>
        <w:t>/</w:t>
      </w:r>
      <w:r>
        <w:rPr>
          <w:rFonts w:ascii="宋体" w:hAnsi="宋体" w:eastAsia="宋体"/>
          <w:sz w:val="21"/>
          <w:szCs w:val="22"/>
        </w:rPr>
        <w:t>“</w:t>
      </w:r>
      <w:r>
        <w:rPr>
          <w:rFonts w:hint="eastAsia" w:ascii="宋体" w:hAnsi="宋体" w:eastAsia="宋体"/>
          <w:sz w:val="21"/>
          <w:szCs w:val="22"/>
        </w:rPr>
        <w:t>自查已更正”</w:t>
      </w:r>
      <w:bookmarkEnd w:id="0"/>
      <w:r>
        <w:rPr>
          <w:rFonts w:ascii="宋体" w:hAnsi="宋体" w:eastAsia="宋体"/>
          <w:sz w:val="21"/>
          <w:szCs w:val="22"/>
        </w:rPr>
        <w:t>状态。</w:t>
      </w:r>
    </w:p>
    <w:p w14:paraId="13781B44">
      <w:pPr>
        <w:pStyle w:val="35"/>
        <w:spacing w:line="360" w:lineRule="auto"/>
        <w:ind w:left="0"/>
        <w:jc w:val="both"/>
        <w:rPr>
          <w:rFonts w:hint="eastAsia" w:ascii="宋体" w:hAnsi="宋体" w:eastAsia="宋体"/>
          <w:b/>
          <w:bCs/>
          <w:sz w:val="21"/>
          <w:szCs w:val="22"/>
        </w:rPr>
      </w:pPr>
    </w:p>
    <w:p w14:paraId="04E6F989">
      <w:pPr>
        <w:pStyle w:val="35"/>
        <w:spacing w:line="360" w:lineRule="auto"/>
        <w:ind w:left="360"/>
        <w:jc w:val="both"/>
        <w:rPr>
          <w:rFonts w:hint="eastAsia" w:ascii="宋体" w:hAnsi="宋体" w:eastAsia="宋体"/>
          <w:b/>
          <w:bCs/>
          <w:sz w:val="21"/>
          <w:szCs w:val="22"/>
        </w:rPr>
      </w:pPr>
      <w:r>
        <w:rPr>
          <w:rFonts w:hint="eastAsia" w:ascii="宋体" w:hAnsi="宋体" w:eastAsia="宋体"/>
          <w:b/>
          <w:bCs/>
          <w:sz w:val="21"/>
          <w:szCs w:val="22"/>
        </w:rPr>
        <w:t>1.2</w:t>
      </w:r>
      <w:r>
        <w:rPr>
          <w:rFonts w:ascii="宋体" w:hAnsi="宋体" w:eastAsia="宋体"/>
          <w:b/>
          <w:bCs/>
          <w:sz w:val="21"/>
          <w:szCs w:val="22"/>
        </w:rPr>
        <w:t>清单</w:t>
      </w:r>
      <w:r>
        <w:rPr>
          <w:rFonts w:hint="eastAsia" w:ascii="宋体" w:hAnsi="宋体" w:eastAsia="宋体"/>
          <w:b/>
          <w:bCs/>
          <w:sz w:val="21"/>
          <w:szCs w:val="22"/>
        </w:rPr>
        <w:t>填报</w:t>
      </w:r>
      <w:r>
        <w:rPr>
          <w:rFonts w:ascii="宋体" w:hAnsi="宋体" w:eastAsia="宋体"/>
          <w:b/>
          <w:bCs/>
          <w:sz w:val="21"/>
          <w:szCs w:val="22"/>
        </w:rPr>
        <w:t>界面字段新增</w:t>
      </w:r>
      <w:r>
        <w:rPr>
          <w:rFonts w:hint="eastAsia" w:ascii="宋体" w:hAnsi="宋体" w:eastAsia="宋体"/>
          <w:b/>
          <w:bCs/>
          <w:sz w:val="21"/>
          <w:szCs w:val="22"/>
        </w:rPr>
        <w:t>：</w:t>
      </w:r>
    </w:p>
    <w:p w14:paraId="2BFFB9FD">
      <w:pPr>
        <w:spacing w:line="360" w:lineRule="auto"/>
        <w:ind w:firstLine="440" w:firstLineChars="200"/>
        <w:jc w:val="center"/>
        <w:rPr>
          <w:rFonts w:hint="eastAsia" w:ascii="宋体" w:hAnsi="宋体" w:eastAsia="宋体"/>
          <w:b/>
          <w:bCs/>
          <w:sz w:val="21"/>
          <w:szCs w:val="22"/>
        </w:rPr>
      </w:pPr>
      <w:commentRangeStart w:id="2"/>
      <w:r>
        <w:rPr>
          <w14:ligatures w14:val="none"/>
        </w:rPr>
        <w:drawing>
          <wp:inline distT="0" distB="0" distL="0" distR="0">
            <wp:extent cx="4004310" cy="3242310"/>
            <wp:effectExtent l="0" t="0" r="0" b="0"/>
            <wp:docPr id="1361174115"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174115" name="图片 1" descr="表格&#10;&#10;AI 生成的内容可能不正确。"/>
                    <pic:cNvPicPr>
                      <a:picLocks noChangeAspect="1"/>
                    </pic:cNvPicPr>
                  </pic:nvPicPr>
                  <pic:blipFill>
                    <a:blip r:embed="rId14"/>
                    <a:stretch>
                      <a:fillRect/>
                    </a:stretch>
                  </pic:blipFill>
                  <pic:spPr>
                    <a:xfrm>
                      <a:off x="0" y="0"/>
                      <a:ext cx="4017496" cy="3252787"/>
                    </a:xfrm>
                    <a:prstGeom prst="rect">
                      <a:avLst/>
                    </a:prstGeom>
                  </pic:spPr>
                </pic:pic>
              </a:graphicData>
            </a:graphic>
          </wp:inline>
        </w:drawing>
      </w:r>
      <w:commentRangeEnd w:id="2"/>
      <w:r>
        <w:rPr>
          <w:rStyle w:val="21"/>
        </w:rPr>
        <w:commentReference w:id="2"/>
      </w:r>
    </w:p>
    <w:p w14:paraId="0C8EE1C0">
      <w:pPr>
        <w:pStyle w:val="35"/>
        <w:numPr>
          <w:ilvl w:val="0"/>
          <w:numId w:val="3"/>
        </w:numPr>
        <w:spacing w:line="360" w:lineRule="auto"/>
        <w:jc w:val="both"/>
        <w:rPr>
          <w:rFonts w:hint="eastAsia" w:ascii="宋体" w:hAnsi="宋体" w:eastAsia="宋体"/>
          <w:sz w:val="21"/>
          <w:szCs w:val="22"/>
        </w:rPr>
      </w:pPr>
      <w:r>
        <w:rPr>
          <w:rFonts w:hint="eastAsia" w:ascii="宋体" w:hAnsi="宋体" w:eastAsia="宋体"/>
          <w:sz w:val="21"/>
          <w:szCs w:val="22"/>
        </w:rPr>
        <w:t>在合规大数据平台项目的清单填报界面新增清单自查情况界面，新增字段包括</w:t>
      </w:r>
      <w:r>
        <w:rPr>
          <w:rFonts w:hint="eastAsia" w:ascii="宋体" w:hAnsi="宋体" w:eastAsia="宋体"/>
          <w:b/>
          <w:bCs/>
          <w:sz w:val="21"/>
          <w:szCs w:val="22"/>
        </w:rPr>
        <w:t>“自查日期”“自查结果”“自查人员”“备注说明”“附件上传”。</w:t>
      </w:r>
      <w:r>
        <w:rPr>
          <w:rFonts w:hint="eastAsia" w:ascii="宋体" w:hAnsi="宋体" w:eastAsia="宋体"/>
          <w:sz w:val="21"/>
          <w:szCs w:val="22"/>
        </w:rPr>
        <w:t>可添加多行。</w:t>
      </w:r>
    </w:p>
    <w:p w14:paraId="60773720">
      <w:pPr>
        <w:pStyle w:val="35"/>
        <w:numPr>
          <w:ilvl w:val="0"/>
          <w:numId w:val="3"/>
        </w:numPr>
        <w:spacing w:line="360" w:lineRule="auto"/>
        <w:jc w:val="both"/>
        <w:rPr>
          <w:rFonts w:hint="eastAsia" w:ascii="宋体" w:hAnsi="宋体" w:eastAsia="宋体"/>
          <w:sz w:val="21"/>
          <w:szCs w:val="22"/>
        </w:rPr>
      </w:pPr>
      <w:r>
        <w:rPr>
          <w:rFonts w:hint="eastAsia" w:ascii="宋体" w:hAnsi="宋体" w:eastAsia="宋体"/>
          <w:sz w:val="21"/>
          <w:szCs w:val="22"/>
        </w:rPr>
        <w:t>“自查结果”选项为</w:t>
      </w:r>
      <w:r>
        <w:rPr>
          <w:rFonts w:ascii="宋体" w:hAnsi="宋体" w:eastAsia="宋体"/>
          <w:sz w:val="21"/>
          <w:szCs w:val="22"/>
        </w:rPr>
        <w:t>“准确”或“</w:t>
      </w:r>
      <w:r>
        <w:rPr>
          <w:rFonts w:hint="eastAsia" w:ascii="宋体" w:hAnsi="宋体" w:eastAsia="宋体"/>
          <w:sz w:val="21"/>
          <w:szCs w:val="22"/>
        </w:rPr>
        <w:t>已更正</w:t>
      </w:r>
      <w:r>
        <w:rPr>
          <w:rFonts w:ascii="宋体" w:hAnsi="宋体" w:eastAsia="宋体"/>
          <w:sz w:val="21"/>
          <w:szCs w:val="22"/>
        </w:rPr>
        <w:t>”</w:t>
      </w:r>
      <w:r>
        <w:rPr>
          <w:rFonts w:hint="eastAsia" w:ascii="宋体" w:hAnsi="宋体" w:eastAsia="宋体"/>
          <w:sz w:val="21"/>
          <w:szCs w:val="22"/>
        </w:rPr>
        <w:t>，选择“已更正”，则备注说明栏为必填项。</w:t>
      </w:r>
    </w:p>
    <w:p w14:paraId="588A9F30">
      <w:pPr>
        <w:pStyle w:val="35"/>
        <w:numPr>
          <w:ilvl w:val="0"/>
          <w:numId w:val="3"/>
        </w:numPr>
        <w:spacing w:line="360" w:lineRule="auto"/>
        <w:jc w:val="both"/>
        <w:rPr>
          <w:rFonts w:hint="eastAsia" w:ascii="宋体" w:hAnsi="宋体" w:eastAsia="宋体"/>
          <w:sz w:val="21"/>
          <w:szCs w:val="22"/>
        </w:rPr>
      </w:pPr>
      <w:r>
        <w:rPr>
          <w:rFonts w:hint="eastAsia" w:ascii="宋体" w:hAnsi="宋体" w:eastAsia="宋体"/>
          <w:sz w:val="21"/>
          <w:szCs w:val="22"/>
        </w:rPr>
        <w:t>“自查日期”由系统自动记录自查人员提交自查时的日期。</w:t>
      </w:r>
    </w:p>
    <w:p w14:paraId="5909E91A">
      <w:pPr>
        <w:numPr>
          <w:ilvl w:val="0"/>
          <w:numId w:val="3"/>
        </w:numPr>
        <w:tabs>
          <w:tab w:val="left" w:pos="720"/>
        </w:tabs>
        <w:spacing w:line="360" w:lineRule="auto"/>
        <w:jc w:val="both"/>
        <w:rPr>
          <w:rFonts w:hint="eastAsia"/>
          <w14:ligatures w14:val="none"/>
        </w:rPr>
      </w:pPr>
      <w:r>
        <w:rPr>
          <w:rFonts w:hint="eastAsia" w:ascii="宋体" w:hAnsi="宋体" w:eastAsia="宋体"/>
          <w:sz w:val="21"/>
          <w:szCs w:val="22"/>
        </w:rPr>
        <w:t>在系统后台操作日志中增加字段的填写/修改人员及时间等信息（不涉及前端）。</w:t>
      </w:r>
    </w:p>
    <w:p w14:paraId="08A94D8A">
      <w:pPr>
        <w:pStyle w:val="35"/>
        <w:spacing w:line="360" w:lineRule="auto"/>
        <w:ind w:left="360"/>
        <w:jc w:val="both"/>
        <w:rPr>
          <w:rFonts w:hint="eastAsia" w:ascii="宋体" w:hAnsi="宋体" w:eastAsia="宋体"/>
          <w:b/>
          <w:bCs/>
          <w:sz w:val="21"/>
          <w:szCs w:val="22"/>
        </w:rPr>
      </w:pPr>
      <w:r>
        <w:rPr>
          <w:rFonts w:hint="eastAsia" w:ascii="宋体" w:hAnsi="宋体" w:eastAsia="宋体"/>
          <w:b/>
          <w:bCs/>
          <w:sz w:val="21"/>
          <w:szCs w:val="22"/>
        </w:rPr>
        <w:t>1.3我的清单列表页面</w:t>
      </w:r>
    </w:p>
    <w:p w14:paraId="1516B846">
      <w:pPr>
        <w:spacing w:line="360" w:lineRule="auto"/>
        <w:ind w:left="440" w:leftChars="200" w:firstLine="420" w:firstLineChars="200"/>
        <w:jc w:val="both"/>
        <w:rPr>
          <w:rFonts w:hint="eastAsia" w:ascii="宋体" w:hAnsi="宋体" w:eastAsia="宋体"/>
          <w:sz w:val="21"/>
          <w:szCs w:val="22"/>
        </w:rPr>
      </w:pPr>
      <w:r>
        <w:rPr>
          <w:rFonts w:hint="eastAsia" w:ascii="宋体" w:hAnsi="宋体" w:eastAsia="宋体"/>
          <w:sz w:val="21"/>
          <w:szCs w:val="22"/>
        </w:rPr>
        <w:t>清单列表中新增字段：自查结果（</w:t>
      </w:r>
      <w:r>
        <w:rPr>
          <w:rFonts w:hint="eastAsia" w:ascii="宋体" w:hAnsi="宋体" w:eastAsia="宋体"/>
          <w:color w:val="C00000"/>
          <w:sz w:val="21"/>
          <w:szCs w:val="22"/>
        </w:rPr>
        <w:t>最新一次</w:t>
      </w:r>
      <w:r>
        <w:rPr>
          <w:rFonts w:hint="eastAsia" w:ascii="宋体" w:hAnsi="宋体" w:eastAsia="宋体"/>
          <w:sz w:val="21"/>
          <w:szCs w:val="22"/>
        </w:rPr>
        <w:t>）、自查日期（</w:t>
      </w:r>
      <w:r>
        <w:rPr>
          <w:rFonts w:hint="eastAsia" w:ascii="宋体" w:hAnsi="宋体" w:eastAsia="宋体"/>
          <w:color w:val="C00000"/>
          <w:sz w:val="21"/>
          <w:szCs w:val="22"/>
        </w:rPr>
        <w:t>最新一次</w:t>
      </w:r>
      <w:r>
        <w:rPr>
          <w:rFonts w:hint="eastAsia" w:ascii="宋体" w:hAnsi="宋体" w:eastAsia="宋体"/>
          <w:sz w:val="21"/>
          <w:szCs w:val="22"/>
        </w:rPr>
        <w:t>自查日期）。</w:t>
      </w:r>
    </w:p>
    <w:p w14:paraId="051A52ED">
      <w:pPr>
        <w:pStyle w:val="35"/>
        <w:spacing w:line="360" w:lineRule="auto"/>
        <w:ind w:left="360"/>
        <w:jc w:val="both"/>
        <w:rPr>
          <w:rFonts w:hint="eastAsia" w:ascii="宋体" w:hAnsi="宋体" w:eastAsia="宋体"/>
          <w:b/>
          <w:bCs/>
          <w:sz w:val="21"/>
          <w:szCs w:val="22"/>
        </w:rPr>
      </w:pPr>
      <w:r>
        <w:rPr>
          <w:rFonts w:hint="eastAsia" w:ascii="宋体" w:hAnsi="宋体" w:eastAsia="宋体"/>
          <w:b/>
          <w:bCs/>
          <w:sz w:val="21"/>
          <w:szCs w:val="22"/>
        </w:rPr>
        <w:t>1.4新增功能页面【我管理的自查清单列表】</w:t>
      </w:r>
    </w:p>
    <w:p w14:paraId="39426DC8">
      <w:pPr>
        <w:pStyle w:val="35"/>
        <w:numPr>
          <w:ilvl w:val="0"/>
          <w:numId w:val="9"/>
        </w:numPr>
        <w:tabs>
          <w:tab w:val="left" w:pos="1069"/>
        </w:tabs>
        <w:spacing w:line="360" w:lineRule="auto"/>
        <w:jc w:val="both"/>
        <w:rPr>
          <w:rFonts w:hint="eastAsia" w:ascii="宋体" w:hAnsi="宋体" w:eastAsia="宋体"/>
          <w:sz w:val="21"/>
          <w:szCs w:val="22"/>
        </w:rPr>
      </w:pPr>
      <w:r>
        <w:rPr>
          <w:rFonts w:hint="eastAsia" w:ascii="宋体" w:hAnsi="宋体" w:eastAsia="宋体"/>
          <w:sz w:val="21"/>
          <w:szCs w:val="22"/>
        </w:rPr>
        <w:t>需自查的项目范围包括项目负责人名下的仍然在信息隔离墙清单内的项目（</w:t>
      </w:r>
      <w:r>
        <w:rPr>
          <w:rFonts w:ascii="宋体" w:hAnsi="宋体" w:eastAsia="宋体"/>
          <w:sz w:val="21"/>
          <w:szCs w:val="22"/>
        </w:rPr>
        <w:t>即</w:t>
      </w:r>
      <w:r>
        <w:rPr>
          <w:rFonts w:hint="eastAsia" w:ascii="宋体" w:hAnsi="宋体" w:eastAsia="宋体"/>
          <w:sz w:val="21"/>
          <w:szCs w:val="22"/>
        </w:rPr>
        <w:t>项目状态为“入观察清单”“入限制清单”）。该页面中由系统自动筛查出项目状态为“入观察清单”“入限制清单”的项目。因此筛选框可以去掉【出入单类型筛选】</w:t>
      </w:r>
    </w:p>
    <w:p w14:paraId="04C5972D">
      <w:pPr>
        <w:pStyle w:val="35"/>
        <w:numPr>
          <w:ilvl w:val="0"/>
          <w:numId w:val="9"/>
        </w:numPr>
        <w:spacing w:line="360" w:lineRule="auto"/>
        <w:jc w:val="both"/>
        <w:rPr>
          <w:rFonts w:hint="eastAsia" w:ascii="宋体" w:hAnsi="宋体" w:eastAsia="宋体"/>
          <w:b/>
          <w:bCs/>
          <w:sz w:val="21"/>
          <w:szCs w:val="22"/>
        </w:rPr>
      </w:pPr>
      <w:r>
        <w:rPr>
          <w:rFonts w:hint="eastAsia" w:ascii="宋体" w:hAnsi="宋体" w:eastAsia="宋体"/>
          <w:sz w:val="21"/>
          <w:szCs w:val="22"/>
        </w:rPr>
        <w:t>列表展示字段参照【我管理的清单列表】页面，增加字段如下所示：</w:t>
      </w:r>
    </w:p>
    <w:p w14:paraId="44CAA635">
      <w:pPr>
        <w:pStyle w:val="35"/>
        <w:spacing w:line="360" w:lineRule="auto"/>
        <w:ind w:left="842"/>
        <w:jc w:val="both"/>
        <w:rPr>
          <w:rFonts w:ascii="宋体" w:hAnsi="宋体" w:eastAsia="宋体"/>
          <w:b/>
          <w:bCs/>
          <w:sz w:val="21"/>
          <w:szCs w:val="22"/>
        </w:rPr>
      </w:pPr>
      <w:r>
        <w:rPr>
          <w14:ligatures w14:val="none"/>
        </w:rPr>
        <w:drawing>
          <wp:inline distT="0" distB="0" distL="0" distR="0">
            <wp:extent cx="5274310" cy="4170045"/>
            <wp:effectExtent l="0" t="0" r="2540" b="1905"/>
            <wp:docPr id="3267575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757549" name="图片 1"/>
                    <pic:cNvPicPr>
                      <a:picLocks noChangeAspect="1"/>
                    </pic:cNvPicPr>
                  </pic:nvPicPr>
                  <pic:blipFill>
                    <a:blip r:embed="rId15"/>
                    <a:stretch>
                      <a:fillRect/>
                    </a:stretch>
                  </pic:blipFill>
                  <pic:spPr>
                    <a:xfrm>
                      <a:off x="0" y="0"/>
                      <a:ext cx="5274310" cy="4170045"/>
                    </a:xfrm>
                    <a:prstGeom prst="rect">
                      <a:avLst/>
                    </a:prstGeom>
                  </pic:spPr>
                </pic:pic>
              </a:graphicData>
            </a:graphic>
          </wp:inline>
        </w:drawing>
      </w:r>
    </w:p>
    <w:p w14:paraId="5A4E0C9D">
      <w:pPr>
        <w:pStyle w:val="35"/>
        <w:numPr>
          <w:ilvl w:val="0"/>
          <w:numId w:val="4"/>
        </w:numPr>
        <w:spacing w:line="360" w:lineRule="auto"/>
        <w:jc w:val="both"/>
        <w:rPr>
          <w:rFonts w:ascii="宋体" w:hAnsi="宋体" w:eastAsia="宋体"/>
          <w:sz w:val="21"/>
          <w:szCs w:val="22"/>
        </w:rPr>
      </w:pPr>
      <w:r>
        <w:rPr>
          <w:rFonts w:hint="eastAsia" w:ascii="宋体" w:hAnsi="宋体" w:eastAsia="宋体"/>
          <w:sz w:val="21"/>
          <w:szCs w:val="22"/>
        </w:rPr>
        <w:t>历史记录中的项目列表对应下发通知时批量勾选的所有项目，项目列表中的项目可以点击跳转至清单填报界面。</w:t>
      </w:r>
    </w:p>
    <w:p w14:paraId="2D98AB6D">
      <w:pPr>
        <w:pStyle w:val="35"/>
        <w:numPr>
          <w:ilvl w:val="0"/>
          <w:numId w:val="4"/>
        </w:numPr>
        <w:spacing w:line="360" w:lineRule="auto"/>
        <w:jc w:val="both"/>
        <w:rPr>
          <w:rFonts w:hint="eastAsia" w:ascii="宋体" w:hAnsi="宋体" w:eastAsia="宋体"/>
          <w:sz w:val="21"/>
          <w:szCs w:val="22"/>
        </w:rPr>
      </w:pPr>
      <w:r>
        <w:rPr>
          <w:rFonts w:hint="eastAsia" w:ascii="宋体" w:hAnsi="宋体" w:eastAsia="宋体"/>
          <w:sz w:val="21"/>
          <w:szCs w:val="22"/>
        </w:rPr>
        <w:t>自查批次中的标题对应合规人员下发通知时的标题内容。</w:t>
      </w:r>
    </w:p>
    <w:p w14:paraId="73F442EA">
      <w:pPr>
        <w:spacing w:line="360" w:lineRule="auto"/>
        <w:ind w:firstLine="422" w:firstLineChars="200"/>
        <w:jc w:val="both"/>
        <w:rPr>
          <w:rFonts w:hint="eastAsia" w:ascii="宋体" w:hAnsi="宋体" w:eastAsia="宋体"/>
          <w:b/>
          <w:bCs/>
          <w:strike/>
          <w:sz w:val="21"/>
          <w:szCs w:val="22"/>
        </w:rPr>
      </w:pPr>
      <w:r>
        <w:rPr>
          <w:rFonts w:hint="eastAsia" w:ascii="宋体" w:hAnsi="宋体" w:eastAsia="宋体"/>
          <w:b/>
          <w:bCs/>
          <w:strike/>
          <w:sz w:val="21"/>
          <w:szCs w:val="22"/>
        </w:rPr>
        <w:t>4. 查询与台账功能</w:t>
      </w:r>
      <w:ins w:id="18" w:author="程月" w:date="2026-02-03T14:02:00Z">
        <w:r>
          <w:rPr>
            <w:rFonts w:hint="eastAsia" w:ascii="宋体" w:hAnsi="宋体" w:eastAsia="宋体"/>
            <w:b/>
            <w:bCs/>
            <w:color w:val="0070C0"/>
            <w:sz w:val="21"/>
            <w:szCs w:val="22"/>
          </w:rPr>
          <w:t>（该部分功能</w:t>
        </w:r>
      </w:ins>
      <w:ins w:id="19" w:author="程月" w:date="2026-02-03T14:03:00Z">
        <w:r>
          <w:rPr>
            <w:rFonts w:hint="eastAsia" w:ascii="宋体" w:hAnsi="宋体" w:eastAsia="宋体"/>
            <w:b/>
            <w:bCs/>
            <w:color w:val="0070C0"/>
            <w:sz w:val="21"/>
            <w:szCs w:val="22"/>
          </w:rPr>
          <w:t>由投行IT老师负责开发</w:t>
        </w:r>
      </w:ins>
      <w:ins w:id="20" w:author="程月" w:date="2026-02-03T14:02:00Z">
        <w:r>
          <w:rPr>
            <w:rFonts w:hint="eastAsia" w:ascii="宋体" w:hAnsi="宋体" w:eastAsia="宋体"/>
            <w:b/>
            <w:bCs/>
            <w:color w:val="0070C0"/>
            <w:sz w:val="21"/>
            <w:szCs w:val="22"/>
          </w:rPr>
          <w:t>）</w:t>
        </w:r>
      </w:ins>
    </w:p>
    <w:p w14:paraId="7CB7F208">
      <w:pPr>
        <w:spacing w:line="360" w:lineRule="auto"/>
        <w:jc w:val="both"/>
        <w:rPr>
          <w:rFonts w:hint="eastAsia" w:ascii="宋体" w:hAnsi="宋体" w:eastAsia="宋体"/>
          <w:strike/>
          <w:sz w:val="21"/>
          <w:szCs w:val="22"/>
        </w:rPr>
      </w:pPr>
      <w:r>
        <w:rPr>
          <w:rFonts w:hint="eastAsia" w:ascii="宋体" w:hAnsi="宋体" w:eastAsia="宋体"/>
          <w:strike/>
          <w:sz w:val="21"/>
          <w:szCs w:val="22"/>
        </w:rPr>
        <w:t>（1）台账数据</w:t>
      </w:r>
    </w:p>
    <w:p w14:paraId="37CD13D1">
      <w:pPr>
        <w:pStyle w:val="35"/>
        <w:numPr>
          <w:ilvl w:val="0"/>
          <w:numId w:val="10"/>
        </w:numPr>
        <w:spacing w:line="360" w:lineRule="auto"/>
        <w:jc w:val="both"/>
        <w:rPr>
          <w:rFonts w:hint="eastAsia" w:ascii="宋体" w:hAnsi="宋体" w:eastAsia="宋体"/>
          <w:strike/>
          <w:sz w:val="21"/>
          <w:szCs w:val="22"/>
        </w:rPr>
      </w:pPr>
      <w:r>
        <w:rPr>
          <w:rFonts w:hint="eastAsia" w:ascii="宋体" w:hAnsi="宋体" w:eastAsia="宋体"/>
          <w:strike/>
          <w:sz w:val="21"/>
          <w:szCs w:val="22"/>
        </w:rPr>
        <w:t>台账需记录所有项目的自查全流程的信息，包括但不限于：项目清单信息（合规大数据平台内清单信息，含客户名、项目名、项目类型等等）、流程相关信息、待办生成时间、节点操作时间、备注内容、流程状态（未处理/“自查准确”/“自查已更正”）。</w:t>
      </w:r>
    </w:p>
    <w:p w14:paraId="517E1CF4">
      <w:pPr>
        <w:pStyle w:val="35"/>
        <w:numPr>
          <w:ilvl w:val="0"/>
          <w:numId w:val="10"/>
        </w:numPr>
        <w:spacing w:line="360" w:lineRule="auto"/>
        <w:jc w:val="both"/>
        <w:rPr>
          <w:rFonts w:hint="eastAsia" w:ascii="宋体" w:hAnsi="宋体" w:eastAsia="宋体"/>
          <w:strike/>
          <w:sz w:val="21"/>
          <w:szCs w:val="22"/>
        </w:rPr>
      </w:pPr>
      <w:r>
        <w:rPr>
          <w:rFonts w:hint="eastAsia" w:ascii="宋体" w:hAnsi="宋体" w:eastAsia="宋体"/>
          <w:strike/>
          <w:sz w:val="21"/>
          <w:szCs w:val="22"/>
        </w:rPr>
        <w:t>信息展示与导出：支持查看每条记录的详情（含完整备注），支持导出Excel格式台账（含所有数据项）。</w:t>
      </w:r>
    </w:p>
    <w:p w14:paraId="6E29A949">
      <w:pPr>
        <w:spacing w:line="360" w:lineRule="auto"/>
        <w:jc w:val="both"/>
        <w:rPr>
          <w:rFonts w:hint="eastAsia" w:ascii="宋体" w:hAnsi="宋体" w:eastAsia="宋体"/>
          <w:strike/>
          <w:sz w:val="21"/>
          <w:szCs w:val="22"/>
        </w:rPr>
      </w:pPr>
      <w:r>
        <w:rPr>
          <w:rFonts w:hint="eastAsia" w:ascii="宋体" w:hAnsi="宋体" w:eastAsia="宋体"/>
          <w:strike/>
          <w:sz w:val="21"/>
          <w:szCs w:val="22"/>
        </w:rPr>
        <w:t>（2）查询功能</w:t>
      </w:r>
    </w:p>
    <w:p w14:paraId="4F503DE5">
      <w:pPr>
        <w:pStyle w:val="35"/>
        <w:numPr>
          <w:ilvl w:val="0"/>
          <w:numId w:val="10"/>
        </w:numPr>
        <w:spacing w:line="360" w:lineRule="auto"/>
        <w:jc w:val="both"/>
        <w:rPr>
          <w:rFonts w:hint="eastAsia" w:ascii="宋体" w:hAnsi="宋体" w:eastAsia="宋体"/>
          <w:strike/>
          <w:sz w:val="21"/>
          <w:szCs w:val="22"/>
        </w:rPr>
      </w:pPr>
      <w:r>
        <w:rPr>
          <w:rFonts w:hint="eastAsia" w:ascii="宋体" w:hAnsi="宋体" w:eastAsia="宋体"/>
          <w:strike/>
          <w:sz w:val="21"/>
          <w:szCs w:val="22"/>
        </w:rPr>
        <w:t>支持按主要字段（项目清单信息、流程状态）或自定义时间段进行筛选并支持批量导出。</w:t>
      </w:r>
    </w:p>
    <w:p w14:paraId="4363206E">
      <w:pPr>
        <w:spacing w:line="360" w:lineRule="auto"/>
        <w:jc w:val="both"/>
        <w:rPr>
          <w:rFonts w:hint="eastAsia" w:ascii="宋体" w:hAnsi="宋体" w:eastAsia="宋体"/>
          <w:b/>
          <w:bCs/>
          <w:sz w:val="21"/>
          <w:szCs w:val="22"/>
        </w:rPr>
      </w:pPr>
      <w:r>
        <w:rPr>
          <w:rFonts w:hint="eastAsia" w:ascii="宋体" w:hAnsi="宋体" w:eastAsia="宋体"/>
          <w:b/>
          <w:bCs/>
          <w:sz w:val="21"/>
          <w:szCs w:val="22"/>
        </w:rPr>
        <w:t>2、合规检查需求</w:t>
      </w:r>
    </w:p>
    <w:p w14:paraId="4CDFEA56">
      <w:pPr>
        <w:spacing w:line="360" w:lineRule="auto"/>
        <w:jc w:val="both"/>
        <w:rPr>
          <w:rFonts w:hint="eastAsia" w:ascii="宋体" w:hAnsi="宋体" w:eastAsia="宋体"/>
          <w:b/>
          <w:bCs/>
          <w:sz w:val="21"/>
          <w:szCs w:val="22"/>
        </w:rPr>
      </w:pPr>
      <w:r>
        <w:rPr>
          <w:rFonts w:hint="eastAsia" w:ascii="宋体" w:hAnsi="宋体" w:eastAsia="宋体"/>
          <w:b/>
          <w:bCs/>
          <w:sz w:val="21"/>
          <w:szCs w:val="22"/>
        </w:rPr>
        <w:t>2.1</w:t>
      </w:r>
      <w:r>
        <w:rPr>
          <w:rFonts w:ascii="宋体" w:hAnsi="宋体" w:eastAsia="宋体"/>
          <w:b/>
          <w:bCs/>
          <w:sz w:val="21"/>
          <w:szCs w:val="22"/>
        </w:rPr>
        <w:t>需求概述</w:t>
      </w:r>
    </w:p>
    <w:p w14:paraId="452DBEEE">
      <w:pPr>
        <w:spacing w:line="360" w:lineRule="auto"/>
        <w:ind w:firstLine="420" w:firstLineChars="200"/>
        <w:jc w:val="both"/>
        <w:rPr>
          <w:rFonts w:ascii="宋体" w:hAnsi="宋体" w:eastAsia="宋体"/>
          <w:sz w:val="21"/>
          <w:szCs w:val="22"/>
        </w:rPr>
      </w:pPr>
      <w:r>
        <w:rPr>
          <w:rFonts w:ascii="宋体" w:hAnsi="宋体" w:eastAsia="宋体"/>
          <w:sz w:val="21"/>
          <w:szCs w:val="22"/>
        </w:rPr>
        <w:t>触发自动化OA</w:t>
      </w:r>
      <w:r>
        <w:rPr>
          <w:rFonts w:hint="eastAsia" w:ascii="宋体" w:hAnsi="宋体" w:eastAsia="宋体"/>
          <w:sz w:val="21"/>
          <w:szCs w:val="22"/>
        </w:rPr>
        <w:t>待办</w:t>
      </w:r>
      <w:r>
        <w:rPr>
          <w:rFonts w:ascii="宋体" w:hAnsi="宋体" w:eastAsia="宋体"/>
          <w:sz w:val="21"/>
          <w:szCs w:val="22"/>
        </w:rPr>
        <w:t>流程</w:t>
      </w:r>
      <w:r>
        <w:rPr>
          <w:rFonts w:hint="eastAsia" w:ascii="宋体" w:hAnsi="宋体" w:eastAsia="宋体"/>
          <w:color w:val="C00000"/>
          <w:sz w:val="21"/>
          <w:szCs w:val="22"/>
        </w:rPr>
        <w:t>【推送给合规人员的OA流程命名为：隔离墙操作变动+项目名+</w:t>
      </w:r>
      <w:r>
        <w:rPr>
          <w:rFonts w:hint="eastAsia" w:ascii="宋体" w:hAnsi="宋体" w:eastAsia="宋体"/>
          <w:color w:val="C00000"/>
          <w:sz w:val="21"/>
          <w:szCs w:val="22"/>
          <w:u w:val="single"/>
        </w:rPr>
        <w:t>本次清单状态变动（如：入观察清单-出观察清单）</w:t>
      </w:r>
      <w:r>
        <w:rPr>
          <w:rFonts w:hint="eastAsia" w:ascii="宋体" w:hAnsi="宋体" w:eastAsia="宋体"/>
          <w:color w:val="C00000"/>
          <w:sz w:val="21"/>
          <w:szCs w:val="22"/>
        </w:rPr>
        <w:t>/</w:t>
      </w:r>
      <w:r>
        <w:rPr>
          <w:rFonts w:hint="eastAsia" w:ascii="宋体" w:hAnsi="宋体" w:eastAsia="宋体"/>
          <w:color w:val="C00000"/>
          <w:sz w:val="21"/>
          <w:szCs w:val="22"/>
          <w:u w:val="single"/>
        </w:rPr>
        <w:t>清单状态+附件变动</w:t>
      </w:r>
      <w:r>
        <w:rPr>
          <w:rFonts w:hint="eastAsia" w:ascii="宋体" w:hAnsi="宋体" w:eastAsia="宋体"/>
          <w:color w:val="C00000"/>
          <w:sz w:val="21"/>
          <w:szCs w:val="22"/>
        </w:rPr>
        <w:t>】</w:t>
      </w:r>
      <w:r>
        <w:rPr>
          <w:rFonts w:hint="eastAsia" w:ascii="宋体" w:hAnsi="宋体" w:eastAsia="宋体"/>
          <w:sz w:val="21"/>
          <w:szCs w:val="22"/>
        </w:rPr>
        <w:t>方便合规专员及时做好清单填报的事后检查</w:t>
      </w:r>
      <w:r>
        <w:rPr>
          <w:rFonts w:ascii="宋体" w:hAnsi="宋体" w:eastAsia="宋体"/>
          <w:sz w:val="21"/>
          <w:szCs w:val="22"/>
        </w:rPr>
        <w:t>。</w:t>
      </w:r>
    </w:p>
    <w:p w14:paraId="17B843B0">
      <w:pPr>
        <w:spacing w:line="360" w:lineRule="auto"/>
        <w:ind w:firstLine="420" w:firstLineChars="200"/>
        <w:jc w:val="both"/>
        <w:rPr>
          <w:rFonts w:hint="eastAsia" w:ascii="宋体" w:hAnsi="宋体" w:eastAsia="宋体"/>
          <w:color w:val="C00000"/>
          <w:sz w:val="21"/>
          <w:szCs w:val="22"/>
        </w:rPr>
      </w:pPr>
      <w:r>
        <w:rPr>
          <w:rFonts w:hint="eastAsia" w:ascii="宋体" w:hAnsi="宋体" w:eastAsia="宋体"/>
          <w:color w:val="C00000"/>
          <w:sz w:val="21"/>
          <w:szCs w:val="22"/>
        </w:rPr>
        <w:t>推送给项目负责人的OA流程命名：【合规检查反馈+项目名】</w:t>
      </w:r>
    </w:p>
    <w:p w14:paraId="07029A90">
      <w:pPr>
        <w:spacing w:line="360" w:lineRule="auto"/>
        <w:jc w:val="both"/>
        <w:rPr>
          <w:rFonts w:hint="eastAsia" w:ascii="宋体" w:hAnsi="宋体" w:eastAsia="宋体"/>
          <w:b/>
          <w:bCs/>
          <w:sz w:val="21"/>
          <w:szCs w:val="22"/>
        </w:rPr>
      </w:pPr>
      <w:r>
        <w:rPr>
          <w:rFonts w:hint="eastAsia" w:ascii="宋体" w:hAnsi="宋体" w:eastAsia="宋体"/>
          <w:b/>
          <w:bCs/>
          <w:sz w:val="21"/>
          <w:szCs w:val="22"/>
        </w:rPr>
        <w:t>2.2</w:t>
      </w:r>
      <w:r>
        <w:rPr>
          <w:rFonts w:ascii="宋体" w:hAnsi="宋体" w:eastAsia="宋体"/>
          <w:b/>
          <w:bCs/>
          <w:sz w:val="21"/>
          <w:szCs w:val="22"/>
        </w:rPr>
        <w:t>核心</w:t>
      </w:r>
      <w:r>
        <w:rPr>
          <w:rFonts w:hint="eastAsia" w:ascii="宋体" w:hAnsi="宋体" w:eastAsia="宋体"/>
          <w:b/>
          <w:bCs/>
          <w:sz w:val="21"/>
          <w:szCs w:val="22"/>
        </w:rPr>
        <w:t>优化</w:t>
      </w:r>
      <w:r>
        <w:rPr>
          <w:rFonts w:ascii="宋体" w:hAnsi="宋体" w:eastAsia="宋体"/>
          <w:b/>
          <w:bCs/>
          <w:sz w:val="21"/>
          <w:szCs w:val="22"/>
        </w:rPr>
        <w:t>需求</w:t>
      </w:r>
    </w:p>
    <w:p w14:paraId="09F04196">
      <w:pPr>
        <w:spacing w:line="360" w:lineRule="auto"/>
        <w:jc w:val="both"/>
        <w:rPr>
          <w:rFonts w:hint="eastAsia" w:ascii="宋体" w:hAnsi="宋体" w:eastAsia="宋体"/>
          <w:b/>
          <w:bCs/>
          <w:sz w:val="21"/>
          <w:szCs w:val="22"/>
        </w:rPr>
      </w:pPr>
      <w:r>
        <w:rPr>
          <w:rFonts w:hint="eastAsia" w:ascii="宋体" w:hAnsi="宋体" w:eastAsia="宋体"/>
          <w:b/>
          <w:bCs/>
          <w:sz w:val="21"/>
          <w:szCs w:val="22"/>
        </w:rPr>
        <w:t>1</w:t>
      </w:r>
      <w:r>
        <w:rPr>
          <w:rFonts w:ascii="宋体" w:hAnsi="宋体" w:eastAsia="宋体"/>
          <w:b/>
          <w:bCs/>
          <w:sz w:val="21"/>
          <w:szCs w:val="22"/>
        </w:rPr>
        <w:t>. 操作变动触发自动化OA</w:t>
      </w:r>
      <w:r>
        <w:rPr>
          <w:rFonts w:hint="eastAsia" w:ascii="宋体" w:hAnsi="宋体" w:eastAsia="宋体"/>
          <w:b/>
          <w:bCs/>
          <w:sz w:val="21"/>
          <w:szCs w:val="22"/>
        </w:rPr>
        <w:t>待办</w:t>
      </w:r>
      <w:r>
        <w:rPr>
          <w:rFonts w:ascii="宋体" w:hAnsi="宋体" w:eastAsia="宋体"/>
          <w:b/>
          <w:bCs/>
          <w:sz w:val="21"/>
          <w:szCs w:val="22"/>
        </w:rPr>
        <w:t>流程功能</w:t>
      </w:r>
    </w:p>
    <w:p w14:paraId="1F4B5774">
      <w:pPr>
        <w:spacing w:line="360" w:lineRule="auto"/>
        <w:jc w:val="both"/>
        <w:rPr>
          <w:rFonts w:hint="eastAsia" w:ascii="宋体" w:hAnsi="宋体" w:eastAsia="宋体"/>
          <w:b/>
          <w:bCs/>
          <w:sz w:val="21"/>
          <w:szCs w:val="22"/>
        </w:rPr>
      </w:pPr>
      <w:r>
        <w:rPr>
          <w:rFonts w:ascii="宋体" w:hAnsi="宋体" w:eastAsia="宋体"/>
          <w:b/>
          <w:bCs/>
          <w:sz w:val="21"/>
          <w:szCs w:val="22"/>
        </w:rPr>
        <w:drawing>
          <wp:inline distT="0" distB="0" distL="0" distR="0">
            <wp:extent cx="5274310" cy="3687445"/>
            <wp:effectExtent l="0" t="0" r="2540" b="8255"/>
            <wp:docPr id="5236789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678959" name="图片 1"/>
                    <pic:cNvPicPr>
                      <a:picLocks noChangeAspect="1"/>
                    </pic:cNvPicPr>
                  </pic:nvPicPr>
                  <pic:blipFill>
                    <a:blip r:embed="rId16"/>
                    <a:stretch>
                      <a:fillRect/>
                    </a:stretch>
                  </pic:blipFill>
                  <pic:spPr>
                    <a:xfrm>
                      <a:off x="0" y="0"/>
                      <a:ext cx="5274310" cy="3687445"/>
                    </a:xfrm>
                    <a:prstGeom prst="rect">
                      <a:avLst/>
                    </a:prstGeom>
                  </pic:spPr>
                </pic:pic>
              </a:graphicData>
            </a:graphic>
          </wp:inline>
        </w:drawing>
      </w:r>
    </w:p>
    <w:p w14:paraId="7938AB14">
      <w:pPr>
        <w:spacing w:line="360" w:lineRule="auto"/>
        <w:jc w:val="both"/>
        <w:rPr>
          <w:rFonts w:hint="eastAsia" w:ascii="宋体" w:hAnsi="宋体" w:eastAsia="宋体"/>
          <w:b/>
          <w:bCs/>
          <w:sz w:val="21"/>
          <w:szCs w:val="22"/>
        </w:rPr>
      </w:pPr>
    </w:p>
    <w:p w14:paraId="6110BE9A">
      <w:pPr>
        <w:spacing w:line="360" w:lineRule="auto"/>
        <w:jc w:val="both"/>
        <w:rPr>
          <w:rFonts w:hint="eastAsia" w:ascii="宋体" w:hAnsi="宋体" w:eastAsia="宋体"/>
          <w:b/>
          <w:bCs/>
          <w:sz w:val="21"/>
          <w:szCs w:val="22"/>
        </w:rPr>
      </w:pPr>
      <w:r>
        <w:rPr>
          <w:rFonts w:ascii="宋体" w:hAnsi="宋体" w:eastAsia="宋体"/>
          <w:b/>
          <w:bCs/>
          <w:sz w:val="21"/>
          <w:szCs w:val="22"/>
        </w:rPr>
        <w:t>（1）OA</w:t>
      </w:r>
      <w:r>
        <w:rPr>
          <w:rFonts w:hint="eastAsia" w:ascii="宋体" w:hAnsi="宋体" w:eastAsia="宋体"/>
          <w:b/>
          <w:bCs/>
          <w:sz w:val="21"/>
          <w:szCs w:val="22"/>
        </w:rPr>
        <w:t>待办</w:t>
      </w:r>
      <w:r>
        <w:rPr>
          <w:rFonts w:ascii="宋体" w:hAnsi="宋体" w:eastAsia="宋体"/>
          <w:b/>
          <w:bCs/>
          <w:sz w:val="21"/>
          <w:szCs w:val="22"/>
        </w:rPr>
        <w:t>流程触发规则</w:t>
      </w:r>
    </w:p>
    <w:p w14:paraId="377D6690">
      <w:pPr>
        <w:numPr>
          <w:ilvl w:val="0"/>
          <w:numId w:val="11"/>
        </w:numPr>
        <w:spacing w:line="360" w:lineRule="auto"/>
        <w:jc w:val="both"/>
        <w:rPr>
          <w:rFonts w:hint="eastAsia" w:ascii="宋体" w:hAnsi="宋体" w:eastAsia="宋体"/>
          <w:sz w:val="21"/>
          <w:szCs w:val="22"/>
        </w:rPr>
      </w:pPr>
      <w:r>
        <w:rPr>
          <w:rFonts w:ascii="宋体" w:hAnsi="宋体" w:eastAsia="宋体"/>
          <w:sz w:val="21"/>
          <w:szCs w:val="22"/>
        </w:rPr>
        <w:t>触发条件：</w:t>
      </w:r>
    </w:p>
    <w:p w14:paraId="5A6D131A">
      <w:pPr>
        <w:pStyle w:val="35"/>
        <w:numPr>
          <w:ilvl w:val="0"/>
          <w:numId w:val="12"/>
        </w:numPr>
        <w:tabs>
          <w:tab w:val="left" w:pos="720"/>
        </w:tabs>
        <w:spacing w:line="360" w:lineRule="auto"/>
        <w:jc w:val="both"/>
        <w:rPr>
          <w:rFonts w:hint="eastAsia" w:ascii="宋体" w:hAnsi="宋体" w:eastAsia="宋体"/>
          <w:sz w:val="21"/>
          <w:szCs w:val="22"/>
        </w:rPr>
      </w:pPr>
      <w:r>
        <w:rPr>
          <w:rFonts w:ascii="宋体" w:hAnsi="宋体" w:eastAsia="宋体"/>
          <w:sz w:val="21"/>
          <w:szCs w:val="22"/>
        </w:rPr>
        <w:t>当信息隔离墙清单内的项目发生以下任一操作变动时，系统自动触发OA流程：入观察清单、出观察清单、入限制清单、出限制清单、入静默。</w:t>
      </w:r>
      <w:r>
        <w:rPr>
          <w:rFonts w:hint="eastAsia" w:ascii="宋体" w:hAnsi="宋体" w:eastAsia="宋体"/>
          <w:sz w:val="21"/>
          <w:szCs w:val="22"/>
        </w:rPr>
        <w:t>（包括项目负责人对相应的项目附件进行修改）</w:t>
      </w:r>
    </w:p>
    <w:p w14:paraId="09BBC619">
      <w:pPr>
        <w:pStyle w:val="35"/>
        <w:numPr>
          <w:ilvl w:val="0"/>
          <w:numId w:val="12"/>
        </w:numPr>
        <w:tabs>
          <w:tab w:val="left" w:pos="720"/>
        </w:tabs>
        <w:spacing w:line="360" w:lineRule="auto"/>
        <w:jc w:val="both"/>
        <w:rPr>
          <w:rFonts w:hint="eastAsia" w:ascii="宋体" w:hAnsi="宋体" w:eastAsia="宋体"/>
          <w:sz w:val="21"/>
          <w:szCs w:val="22"/>
        </w:rPr>
      </w:pPr>
      <w:r>
        <w:rPr>
          <w:rFonts w:hint="eastAsia" w:ascii="宋体" w:hAnsi="宋体" w:eastAsia="宋体"/>
          <w:sz w:val="21"/>
          <w:szCs w:val="22"/>
        </w:rPr>
        <w:t>合规人员在清单填报页面中新增或修改清单填报审核记录并点击保存提交。</w:t>
      </w:r>
    </w:p>
    <w:p w14:paraId="2582C1A3">
      <w:pPr>
        <w:numPr>
          <w:ilvl w:val="0"/>
          <w:numId w:val="11"/>
        </w:numPr>
        <w:spacing w:line="360" w:lineRule="auto"/>
        <w:jc w:val="both"/>
        <w:rPr>
          <w:rFonts w:hint="eastAsia" w:ascii="宋体" w:hAnsi="宋体" w:eastAsia="宋体"/>
          <w:sz w:val="21"/>
          <w:szCs w:val="22"/>
        </w:rPr>
      </w:pPr>
      <w:r>
        <w:rPr>
          <w:rFonts w:ascii="宋体" w:hAnsi="宋体" w:eastAsia="宋体"/>
          <w:sz w:val="21"/>
          <w:szCs w:val="22"/>
        </w:rPr>
        <w:t>推送时间：OA流程需在操作变动发生</w:t>
      </w:r>
      <w:r>
        <w:rPr>
          <w:rFonts w:hint="eastAsia" w:ascii="宋体" w:hAnsi="宋体" w:eastAsia="宋体"/>
          <w:sz w:val="21"/>
          <w:szCs w:val="22"/>
        </w:rPr>
        <w:t>当时生成并</w:t>
      </w:r>
      <w:r>
        <w:rPr>
          <w:rFonts w:ascii="宋体" w:hAnsi="宋体" w:eastAsia="宋体"/>
          <w:sz w:val="21"/>
          <w:szCs w:val="22"/>
        </w:rPr>
        <w:t>推送至该项目的对口投行合规人员。</w:t>
      </w:r>
    </w:p>
    <w:p w14:paraId="42151AAA">
      <w:pPr>
        <w:numPr>
          <w:ilvl w:val="0"/>
          <w:numId w:val="11"/>
        </w:numPr>
        <w:spacing w:line="360" w:lineRule="auto"/>
        <w:jc w:val="both"/>
        <w:rPr>
          <w:rFonts w:hint="eastAsia" w:ascii="宋体" w:hAnsi="宋体" w:eastAsia="宋体"/>
          <w:sz w:val="21"/>
          <w:szCs w:val="22"/>
        </w:rPr>
      </w:pPr>
      <w:r>
        <w:rPr>
          <w:rFonts w:ascii="宋体" w:hAnsi="宋体" w:eastAsia="宋体"/>
          <w:sz w:val="21"/>
          <w:szCs w:val="22"/>
        </w:rPr>
        <w:t>项目的对口投行合规人员</w:t>
      </w:r>
      <w:r>
        <w:rPr>
          <w:rFonts w:hint="eastAsia" w:ascii="宋体" w:hAnsi="宋体" w:eastAsia="宋体"/>
          <w:sz w:val="21"/>
          <w:szCs w:val="22"/>
        </w:rPr>
        <w:t>的映射关系：后续何老师会提供映射关系表。需要提前开发一个</w:t>
      </w:r>
      <w:r>
        <w:rPr>
          <w:rFonts w:hint="eastAsia" w:ascii="宋体" w:hAnsi="宋体" w:eastAsia="宋体"/>
          <w:color w:val="EE0000"/>
          <w:sz w:val="21"/>
          <w:szCs w:val="22"/>
        </w:rPr>
        <w:t>【清单审查配置】页面</w:t>
      </w:r>
      <w:r>
        <w:rPr>
          <w:rFonts w:hint="eastAsia" w:ascii="宋体" w:hAnsi="宋体" w:eastAsia="宋体"/>
          <w:sz w:val="21"/>
          <w:szCs w:val="22"/>
        </w:rPr>
        <w:t>，用于配置合规人员所负责的投行部门类型。</w:t>
      </w:r>
    </w:p>
    <w:p w14:paraId="244B40FD">
      <w:pPr>
        <w:spacing w:line="360" w:lineRule="auto"/>
        <w:jc w:val="both"/>
        <w:rPr>
          <w:rFonts w:hint="eastAsia" w:ascii="宋体" w:hAnsi="宋体" w:eastAsia="宋体"/>
          <w:b/>
          <w:bCs/>
          <w:sz w:val="21"/>
          <w:szCs w:val="22"/>
        </w:rPr>
      </w:pPr>
      <w:r>
        <w:rPr>
          <w:rFonts w:ascii="宋体" w:hAnsi="宋体" w:eastAsia="宋体"/>
          <w:b/>
          <w:bCs/>
          <w:sz w:val="21"/>
          <w:szCs w:val="22"/>
        </w:rPr>
        <w:t>（2）OA</w:t>
      </w:r>
      <w:r>
        <w:rPr>
          <w:rFonts w:hint="eastAsia" w:ascii="宋体" w:hAnsi="宋体" w:eastAsia="宋体"/>
          <w:b/>
          <w:bCs/>
          <w:sz w:val="21"/>
          <w:szCs w:val="22"/>
        </w:rPr>
        <w:t>待办</w:t>
      </w:r>
      <w:r>
        <w:rPr>
          <w:rFonts w:ascii="宋体" w:hAnsi="宋体" w:eastAsia="宋体"/>
          <w:b/>
          <w:bCs/>
          <w:sz w:val="21"/>
          <w:szCs w:val="22"/>
        </w:rPr>
        <w:t>流程内容配置</w:t>
      </w:r>
    </w:p>
    <w:p w14:paraId="4B7044D6">
      <w:pPr>
        <w:spacing w:line="360" w:lineRule="auto"/>
        <w:jc w:val="both"/>
        <w:rPr>
          <w:rFonts w:hint="eastAsia" w:ascii="宋体" w:hAnsi="宋体" w:eastAsia="宋体"/>
          <w:b/>
          <w:bCs/>
          <w:sz w:val="21"/>
          <w:szCs w:val="22"/>
        </w:rPr>
      </w:pPr>
      <w:r>
        <w:rPr>
          <w:rFonts w:hint="eastAsia" w:ascii="宋体" w:hAnsi="宋体" w:eastAsia="宋体"/>
          <w:b/>
          <w:bCs/>
          <w:sz w:val="21"/>
          <w:szCs w:val="22"/>
        </w:rPr>
        <w:t>若流程为系统自动触发，则推送OA流程至合规人员。合规人员跳转链接至大数据平台处理后，返回全链接平台OA流程中</w:t>
      </w:r>
      <w:r>
        <w:rPr>
          <w:rFonts w:hint="eastAsia" w:ascii="宋体" w:hAnsi="宋体" w:eastAsia="宋体"/>
          <w:b/>
          <w:bCs/>
          <w:color w:val="EE0000"/>
          <w:sz w:val="21"/>
          <w:szCs w:val="22"/>
        </w:rPr>
        <w:t>点击【已处理】按钮，若检查结果选择不准确则</w:t>
      </w:r>
      <w:r>
        <w:rPr>
          <w:rFonts w:hint="eastAsia" w:ascii="宋体" w:hAnsi="宋体" w:eastAsia="宋体"/>
          <w:b/>
          <w:bCs/>
          <w:sz w:val="21"/>
          <w:szCs w:val="22"/>
        </w:rPr>
        <w:t>触发OA流程至项目负责人，项目负责人在OA页面中点击【阅知】按钮。（若合规人员手动发起清单审核，则无需推送OA流程至合规人员）</w:t>
      </w:r>
    </w:p>
    <w:p w14:paraId="021FA5D1">
      <w:pPr>
        <w:numPr>
          <w:ilvl w:val="0"/>
          <w:numId w:val="13"/>
        </w:numPr>
        <w:spacing w:line="360" w:lineRule="auto"/>
        <w:jc w:val="both"/>
        <w:rPr>
          <w:rFonts w:ascii="宋体" w:hAnsi="宋体" w:eastAsia="宋体"/>
          <w:sz w:val="21"/>
          <w:szCs w:val="22"/>
        </w:rPr>
      </w:pPr>
      <w:r>
        <w:rPr>
          <w:rFonts w:hint="eastAsia" w:ascii="宋体" w:hAnsi="宋体" w:eastAsia="宋体"/>
          <w:sz w:val="21"/>
          <w:szCs w:val="22"/>
        </w:rPr>
        <w:t>标题</w:t>
      </w:r>
      <w:r>
        <w:rPr>
          <w:rFonts w:ascii="宋体" w:hAnsi="宋体" w:eastAsia="宋体"/>
          <w:sz w:val="21"/>
          <w:szCs w:val="22"/>
        </w:rPr>
        <w:t>展示：</w:t>
      </w:r>
      <w:r>
        <w:rPr>
          <w:rFonts w:hint="eastAsia" w:ascii="宋体" w:hAnsi="宋体" w:eastAsia="宋体"/>
          <w:sz w:val="21"/>
          <w:szCs w:val="22"/>
        </w:rPr>
        <w:t>若清单状态变动</w:t>
      </w:r>
      <w:r>
        <w:rPr>
          <w:rFonts w:hint="eastAsia" w:ascii="宋体" w:hAnsi="宋体" w:eastAsia="宋体"/>
          <w:color w:val="C00000"/>
          <w:sz w:val="21"/>
          <w:szCs w:val="22"/>
        </w:rPr>
        <w:t>推送给合规人员的OA流程命名为：隔离墙操作变动+项目名+</w:t>
      </w:r>
      <w:r>
        <w:rPr>
          <w:rFonts w:hint="eastAsia" w:ascii="宋体" w:hAnsi="宋体" w:eastAsia="宋体"/>
          <w:color w:val="C00000"/>
          <w:sz w:val="21"/>
          <w:szCs w:val="22"/>
          <w:u w:val="single"/>
        </w:rPr>
        <w:t>本次清单状态变动（如：入观察清单-出观察清单）</w:t>
      </w:r>
    </w:p>
    <w:p w14:paraId="7608FB48">
      <w:pPr>
        <w:tabs>
          <w:tab w:val="left" w:pos="720"/>
        </w:tabs>
        <w:spacing w:line="360" w:lineRule="auto"/>
        <w:ind w:left="720"/>
        <w:jc w:val="both"/>
        <w:rPr>
          <w:rFonts w:ascii="宋体" w:hAnsi="宋体" w:eastAsia="宋体"/>
          <w:sz w:val="21"/>
          <w:szCs w:val="22"/>
        </w:rPr>
      </w:pPr>
      <w:r>
        <w:rPr>
          <w:rFonts w:hint="eastAsia" w:ascii="宋体" w:hAnsi="宋体" w:eastAsia="宋体"/>
          <w:sz w:val="21"/>
          <w:szCs w:val="22"/>
          <w:u w:val="single"/>
        </w:rPr>
        <w:t>若附件变动</w:t>
      </w:r>
      <w:r>
        <w:rPr>
          <w:rFonts w:hint="eastAsia" w:ascii="宋体" w:hAnsi="宋体" w:eastAsia="宋体"/>
          <w:color w:val="C00000"/>
          <w:sz w:val="21"/>
          <w:szCs w:val="22"/>
        </w:rPr>
        <w:t>/推送给合规人员的OA流程命名为：隔离墙操作变动+项目名+</w:t>
      </w:r>
      <w:r>
        <w:rPr>
          <w:rFonts w:hint="eastAsia" w:ascii="宋体" w:hAnsi="宋体" w:eastAsia="宋体"/>
          <w:color w:val="C00000"/>
          <w:sz w:val="21"/>
          <w:szCs w:val="22"/>
          <w:u w:val="single"/>
        </w:rPr>
        <w:t>当前清单状态+附件变动</w:t>
      </w:r>
    </w:p>
    <w:p w14:paraId="1DB14F44">
      <w:pPr>
        <w:spacing w:line="360" w:lineRule="auto"/>
        <w:ind w:firstLine="840" w:firstLineChars="400"/>
        <w:jc w:val="both"/>
        <w:rPr>
          <w:rFonts w:hint="eastAsia" w:ascii="宋体" w:hAnsi="宋体" w:eastAsia="宋体"/>
          <w:color w:val="C00000"/>
          <w:sz w:val="21"/>
          <w:szCs w:val="22"/>
        </w:rPr>
      </w:pPr>
      <w:r>
        <w:rPr>
          <w:rFonts w:hint="eastAsia" w:ascii="宋体" w:hAnsi="宋体" w:eastAsia="宋体"/>
          <w:color w:val="C00000"/>
          <w:sz w:val="21"/>
          <w:szCs w:val="22"/>
        </w:rPr>
        <w:t>推送给项目负责人的OA流程命名：【合规检查反馈+项目名】</w:t>
      </w:r>
    </w:p>
    <w:p w14:paraId="37050DC7">
      <w:pPr>
        <w:numPr>
          <w:ilvl w:val="0"/>
          <w:numId w:val="13"/>
        </w:numPr>
        <w:spacing w:line="360" w:lineRule="auto"/>
        <w:jc w:val="both"/>
        <w:rPr>
          <w:rFonts w:ascii="宋体" w:hAnsi="宋体" w:eastAsia="宋体"/>
          <w:sz w:val="21"/>
          <w:szCs w:val="22"/>
        </w:rPr>
      </w:pPr>
      <w:r>
        <w:rPr>
          <w:rFonts w:hint="eastAsia" w:ascii="宋体" w:hAnsi="宋体" w:eastAsia="宋体"/>
          <w:sz w:val="21"/>
          <w:szCs w:val="22"/>
        </w:rPr>
        <w:t>基础信息展示后续何老师提供</w:t>
      </w:r>
    </w:p>
    <w:p w14:paraId="519CDD09">
      <w:pPr>
        <w:numPr>
          <w:ilvl w:val="0"/>
          <w:numId w:val="13"/>
        </w:numPr>
        <w:spacing w:line="360" w:lineRule="auto"/>
        <w:jc w:val="both"/>
        <w:rPr>
          <w:rFonts w:hint="eastAsia" w:ascii="宋体" w:hAnsi="宋体" w:eastAsia="宋体"/>
          <w:sz w:val="21"/>
          <w:szCs w:val="22"/>
        </w:rPr>
      </w:pPr>
      <w:r>
        <w:rPr>
          <w:rFonts w:ascii="宋体" w:hAnsi="宋体" w:eastAsia="宋体"/>
          <w:sz w:val="21"/>
          <w:szCs w:val="22"/>
        </w:rPr>
        <w:t>平台链接嵌入：OA 流程中需添加链接，</w:t>
      </w:r>
      <w:r>
        <w:rPr>
          <w:rFonts w:hint="eastAsia" w:ascii="宋体" w:hAnsi="宋体" w:eastAsia="宋体"/>
          <w:sz w:val="21"/>
          <w:szCs w:val="22"/>
        </w:rPr>
        <w:t>点击链接后跳转至【清单填报】表单</w:t>
      </w:r>
      <w:r>
        <w:commentReference w:id="3"/>
      </w:r>
      <w:r>
        <w:rPr>
          <w:rFonts w:hint="eastAsia" w:ascii="宋体" w:hAnsi="宋体" w:eastAsia="宋体"/>
          <w:sz w:val="21"/>
          <w:szCs w:val="22"/>
        </w:rPr>
        <w:t>界面直接进行编辑</w:t>
      </w:r>
      <w:r>
        <w:rPr>
          <w:rFonts w:ascii="宋体" w:hAnsi="宋体" w:eastAsia="宋体"/>
          <w:sz w:val="21"/>
          <w:szCs w:val="22"/>
        </w:rPr>
        <w:t>供合规专员填写</w:t>
      </w:r>
      <w:r>
        <w:rPr>
          <w:rFonts w:hint="eastAsia" w:ascii="宋体" w:hAnsi="宋体" w:eastAsia="宋体"/>
          <w:sz w:val="21"/>
          <w:szCs w:val="22"/>
        </w:rPr>
        <w:t>检查情况</w:t>
      </w:r>
      <w:r>
        <w:rPr>
          <w:rFonts w:ascii="宋体" w:hAnsi="宋体" w:eastAsia="宋体"/>
          <w:sz w:val="21"/>
          <w:szCs w:val="22"/>
        </w:rPr>
        <w:t>及备注（</w:t>
      </w:r>
      <w:r>
        <w:rPr>
          <w:rFonts w:hint="eastAsia" w:ascii="宋体" w:hAnsi="宋体" w:eastAsia="宋体"/>
          <w:sz w:val="21"/>
          <w:szCs w:val="22"/>
        </w:rPr>
        <w:t>即</w:t>
      </w:r>
      <w:r>
        <w:rPr>
          <w:rFonts w:ascii="宋体" w:hAnsi="宋体" w:eastAsia="宋体"/>
          <w:sz w:val="21"/>
          <w:szCs w:val="22"/>
        </w:rPr>
        <w:t>需求</w:t>
      </w:r>
      <w:r>
        <w:rPr>
          <w:rFonts w:hint="eastAsia" w:ascii="宋体" w:hAnsi="宋体" w:eastAsia="宋体"/>
          <w:sz w:val="21"/>
          <w:szCs w:val="22"/>
        </w:rPr>
        <w:t>“三、合规大数据平台新增检查记录的系统优化需求”所提功能</w:t>
      </w:r>
      <w:r>
        <w:rPr>
          <w:rFonts w:ascii="宋体" w:hAnsi="宋体" w:eastAsia="宋体"/>
          <w:sz w:val="21"/>
          <w:szCs w:val="22"/>
        </w:rPr>
        <w:t>）。</w:t>
      </w:r>
    </w:p>
    <w:p w14:paraId="09D8810F">
      <w:pPr>
        <w:spacing w:line="360" w:lineRule="auto"/>
        <w:jc w:val="both"/>
        <w:rPr>
          <w:rFonts w:hint="eastAsia" w:ascii="宋体" w:hAnsi="宋体" w:eastAsia="宋体"/>
          <w:b/>
          <w:bCs/>
          <w:strike/>
          <w:color w:val="0070C0"/>
          <w:sz w:val="21"/>
          <w:szCs w:val="22"/>
          <w:rPrChange w:id="21" w:author="程月" w:date="2026-02-03T14:23:00Z">
            <w:rPr>
              <w:rFonts w:hint="eastAsia" w:ascii="宋体" w:hAnsi="宋体" w:eastAsia="宋体"/>
              <w:b/>
              <w:bCs/>
              <w:sz w:val="21"/>
              <w:szCs w:val="22"/>
            </w:rPr>
          </w:rPrChange>
        </w:rPr>
      </w:pPr>
      <w:r>
        <w:rPr>
          <w:rFonts w:hint="eastAsia" w:ascii="宋体" w:hAnsi="宋体" w:eastAsia="宋体"/>
          <w:b/>
          <w:bCs/>
          <w:strike/>
          <w:color w:val="0070C0"/>
          <w:sz w:val="21"/>
          <w:szCs w:val="22"/>
          <w:rPrChange w:id="22" w:author="程月" w:date="2026-02-03T14:23:00Z">
            <w:rPr>
              <w:rFonts w:hint="eastAsia" w:ascii="宋体" w:hAnsi="宋体" w:eastAsia="宋体"/>
              <w:b/>
              <w:bCs/>
              <w:sz w:val="21"/>
              <w:szCs w:val="22"/>
            </w:rPr>
          </w:rPrChange>
        </w:rPr>
        <w:t>2. 查询与台账功能</w:t>
      </w:r>
      <w:ins w:id="23" w:author="程月" w:date="2026-02-03T14:23:00Z">
        <w:r>
          <w:rPr>
            <w:rFonts w:hint="eastAsia" w:ascii="宋体" w:hAnsi="宋体" w:eastAsia="宋体"/>
            <w:b/>
            <w:bCs/>
            <w:strike/>
            <w:color w:val="0070C0"/>
            <w:sz w:val="21"/>
            <w:szCs w:val="22"/>
          </w:rPr>
          <w:t>（该部分功能由投行IT老师负责开发）</w:t>
        </w:r>
      </w:ins>
    </w:p>
    <w:p w14:paraId="51DBC74F">
      <w:pPr>
        <w:pStyle w:val="35"/>
        <w:spacing w:line="360" w:lineRule="auto"/>
        <w:ind w:left="0"/>
        <w:jc w:val="both"/>
        <w:rPr>
          <w:rFonts w:hint="eastAsia" w:ascii="宋体" w:hAnsi="宋体" w:eastAsia="宋体"/>
          <w:strike/>
          <w:color w:val="0070C0"/>
          <w:sz w:val="21"/>
          <w:szCs w:val="22"/>
          <w:rPrChange w:id="24" w:author="程月" w:date="2026-02-03T14:23:00Z">
            <w:rPr>
              <w:rFonts w:hint="eastAsia" w:ascii="宋体" w:hAnsi="宋体" w:eastAsia="宋体"/>
              <w:sz w:val="21"/>
              <w:szCs w:val="22"/>
            </w:rPr>
          </w:rPrChange>
        </w:rPr>
      </w:pPr>
      <w:r>
        <w:rPr>
          <w:rFonts w:hint="eastAsia" w:ascii="宋体" w:hAnsi="宋体" w:eastAsia="宋体"/>
          <w:strike/>
          <w:color w:val="0070C0"/>
          <w:sz w:val="21"/>
          <w:szCs w:val="22"/>
          <w:rPrChange w:id="25" w:author="程月" w:date="2026-02-03T14:23:00Z">
            <w:rPr>
              <w:rFonts w:hint="eastAsia" w:ascii="宋体" w:hAnsi="宋体" w:eastAsia="宋体"/>
              <w:sz w:val="21"/>
              <w:szCs w:val="22"/>
            </w:rPr>
          </w:rPrChange>
        </w:rPr>
        <w:t>（1）台账数据</w:t>
      </w:r>
    </w:p>
    <w:p w14:paraId="7779F7A4">
      <w:pPr>
        <w:pStyle w:val="35"/>
        <w:numPr>
          <w:ilvl w:val="0"/>
          <w:numId w:val="10"/>
        </w:numPr>
        <w:spacing w:line="360" w:lineRule="auto"/>
        <w:jc w:val="both"/>
        <w:rPr>
          <w:rFonts w:hint="eastAsia" w:ascii="宋体" w:hAnsi="宋体" w:eastAsia="宋体"/>
          <w:strike/>
          <w:color w:val="0070C0"/>
          <w:sz w:val="21"/>
          <w:szCs w:val="22"/>
          <w:rPrChange w:id="26" w:author="程月" w:date="2026-02-03T14:23:00Z">
            <w:rPr>
              <w:rFonts w:hint="eastAsia" w:ascii="宋体" w:hAnsi="宋体" w:eastAsia="宋体"/>
              <w:sz w:val="21"/>
              <w:szCs w:val="22"/>
            </w:rPr>
          </w:rPrChange>
        </w:rPr>
      </w:pPr>
      <w:r>
        <w:rPr>
          <w:rFonts w:hint="eastAsia" w:ascii="宋体" w:hAnsi="宋体" w:eastAsia="宋体"/>
          <w:strike/>
          <w:color w:val="0070C0"/>
          <w:sz w:val="21"/>
          <w:szCs w:val="22"/>
          <w:rPrChange w:id="27" w:author="程月" w:date="2026-02-03T14:23:00Z">
            <w:rPr>
              <w:rFonts w:hint="eastAsia" w:ascii="宋体" w:hAnsi="宋体" w:eastAsia="宋体"/>
              <w:sz w:val="21"/>
              <w:szCs w:val="22"/>
            </w:rPr>
          </w:rPrChange>
        </w:rPr>
        <w:t>台账需完整</w:t>
      </w:r>
      <w:r>
        <w:rPr>
          <w:rFonts w:hint="eastAsia" w:ascii="宋体" w:hAnsi="宋体" w:eastAsia="宋体"/>
          <w:strike/>
          <w:color w:val="0070C0"/>
          <w:sz w:val="21"/>
          <w:szCs w:val="22"/>
          <w:rPrChange w:id="28" w:author="程月" w:date="2026-02-03T14:23:00Z">
            <w:rPr>
              <w:rFonts w:hint="eastAsia" w:ascii="宋体" w:hAnsi="宋体" w:eastAsia="宋体"/>
              <w:sz w:val="21"/>
              <w:szCs w:val="22"/>
            </w:rPr>
          </w:rPrChange>
        </w:rPr>
        <w:t>记录OA流程的所有信息及操作日志。</w:t>
      </w:r>
    </w:p>
    <w:p w14:paraId="1D1E3588">
      <w:pPr>
        <w:pStyle w:val="35"/>
        <w:numPr>
          <w:ilvl w:val="0"/>
          <w:numId w:val="10"/>
        </w:numPr>
        <w:spacing w:line="360" w:lineRule="auto"/>
        <w:jc w:val="both"/>
        <w:rPr>
          <w:rFonts w:hint="eastAsia" w:ascii="宋体" w:hAnsi="宋体" w:eastAsia="宋体"/>
          <w:strike/>
          <w:color w:val="0070C0"/>
          <w:sz w:val="21"/>
          <w:szCs w:val="22"/>
          <w:rPrChange w:id="29" w:author="程月" w:date="2026-02-03T14:23:00Z">
            <w:rPr>
              <w:rFonts w:hint="eastAsia" w:ascii="宋体" w:hAnsi="宋体" w:eastAsia="宋体"/>
              <w:sz w:val="21"/>
              <w:szCs w:val="22"/>
            </w:rPr>
          </w:rPrChange>
        </w:rPr>
      </w:pPr>
      <w:r>
        <w:rPr>
          <w:rFonts w:hint="eastAsia" w:ascii="宋体" w:hAnsi="宋体" w:eastAsia="宋体"/>
          <w:strike/>
          <w:color w:val="0070C0"/>
          <w:sz w:val="21"/>
          <w:szCs w:val="22"/>
          <w:rPrChange w:id="30" w:author="程月" w:date="2026-02-03T14:23:00Z">
            <w:rPr>
              <w:rFonts w:hint="eastAsia" w:ascii="宋体" w:hAnsi="宋体" w:eastAsia="宋体"/>
              <w:sz w:val="21"/>
              <w:szCs w:val="22"/>
            </w:rPr>
          </w:rPrChange>
        </w:rPr>
        <w:t>信息展示与导出：支持在全连接内根据“隔离墙操作变动”待办类型在“事务中心”查看，并支持导出Excel</w:t>
      </w:r>
      <w:r>
        <w:rPr>
          <w:rFonts w:hint="eastAsia" w:ascii="宋体" w:hAnsi="宋体" w:eastAsia="宋体"/>
          <w:strike/>
          <w:color w:val="0070C0"/>
          <w:sz w:val="21"/>
          <w:szCs w:val="22"/>
          <w:rPrChange w:id="31" w:author="程月" w:date="2026-02-03T14:23:00Z">
            <w:rPr>
              <w:rFonts w:hint="eastAsia" w:ascii="宋体" w:hAnsi="宋体" w:eastAsia="宋体"/>
              <w:sz w:val="21"/>
              <w:szCs w:val="22"/>
            </w:rPr>
          </w:rPrChange>
        </w:rPr>
        <w:t>格式台</w:t>
      </w:r>
      <w:r>
        <w:rPr>
          <w:rFonts w:hint="eastAsia" w:ascii="宋体" w:hAnsi="宋体" w:eastAsia="宋体"/>
          <w:strike/>
          <w:color w:val="0070C0"/>
          <w:sz w:val="21"/>
          <w:szCs w:val="22"/>
          <w:rPrChange w:id="32" w:author="程月" w:date="2026-02-03T14:23:00Z">
            <w:rPr>
              <w:rFonts w:hint="eastAsia" w:ascii="宋体" w:hAnsi="宋体" w:eastAsia="宋体"/>
              <w:sz w:val="21"/>
              <w:szCs w:val="22"/>
            </w:rPr>
          </w:rPrChange>
        </w:rPr>
        <w:t>账（含所有数据项）。</w:t>
      </w:r>
    </w:p>
    <w:p w14:paraId="2AF86BEA">
      <w:pPr>
        <w:pStyle w:val="35"/>
        <w:spacing w:line="360" w:lineRule="auto"/>
        <w:ind w:left="0"/>
        <w:jc w:val="both"/>
        <w:rPr>
          <w:rFonts w:hint="eastAsia" w:ascii="宋体" w:hAnsi="宋体" w:eastAsia="宋体"/>
          <w:strike/>
          <w:color w:val="0070C0"/>
          <w:sz w:val="21"/>
          <w:szCs w:val="22"/>
          <w:rPrChange w:id="33" w:author="程月" w:date="2026-02-03T14:23:00Z">
            <w:rPr>
              <w:rFonts w:hint="eastAsia" w:ascii="宋体" w:hAnsi="宋体" w:eastAsia="宋体"/>
              <w:sz w:val="21"/>
              <w:szCs w:val="22"/>
            </w:rPr>
          </w:rPrChange>
        </w:rPr>
      </w:pPr>
      <w:r>
        <w:rPr>
          <w:rFonts w:hint="eastAsia" w:ascii="宋体" w:hAnsi="宋体" w:eastAsia="宋体"/>
          <w:strike/>
          <w:color w:val="0070C0"/>
          <w:sz w:val="21"/>
          <w:szCs w:val="22"/>
          <w:rPrChange w:id="34" w:author="程月" w:date="2026-02-03T14:23:00Z">
            <w:rPr>
              <w:rFonts w:hint="eastAsia" w:ascii="宋体" w:hAnsi="宋体" w:eastAsia="宋体"/>
              <w:sz w:val="21"/>
              <w:szCs w:val="22"/>
            </w:rPr>
          </w:rPrChange>
        </w:rPr>
        <w:t>（2）查询功能</w:t>
      </w:r>
    </w:p>
    <w:p w14:paraId="37E27914">
      <w:pPr>
        <w:pStyle w:val="35"/>
        <w:numPr>
          <w:ilvl w:val="0"/>
          <w:numId w:val="10"/>
        </w:numPr>
        <w:spacing w:line="360" w:lineRule="auto"/>
        <w:jc w:val="both"/>
        <w:rPr>
          <w:rFonts w:hint="eastAsia" w:ascii="宋体" w:hAnsi="宋体" w:eastAsia="宋体"/>
          <w:strike/>
          <w:color w:val="0070C0"/>
          <w:sz w:val="21"/>
          <w:szCs w:val="22"/>
          <w:rPrChange w:id="35" w:author="程月" w:date="2026-02-03T14:23:00Z">
            <w:rPr>
              <w:rFonts w:hint="eastAsia" w:ascii="宋体" w:hAnsi="宋体" w:eastAsia="宋体"/>
              <w:sz w:val="21"/>
              <w:szCs w:val="22"/>
            </w:rPr>
          </w:rPrChange>
        </w:rPr>
      </w:pPr>
      <w:r>
        <w:rPr>
          <w:rFonts w:hint="eastAsia" w:ascii="宋体" w:hAnsi="宋体" w:eastAsia="宋体"/>
          <w:strike/>
          <w:color w:val="0070C0"/>
          <w:sz w:val="21"/>
          <w:szCs w:val="22"/>
          <w:rPrChange w:id="36" w:author="程月" w:date="2026-02-03T14:23:00Z">
            <w:rPr>
              <w:rFonts w:hint="eastAsia" w:ascii="宋体" w:hAnsi="宋体" w:eastAsia="宋体"/>
              <w:sz w:val="21"/>
              <w:szCs w:val="22"/>
            </w:rPr>
          </w:rPrChange>
        </w:rPr>
        <w:t>支持按台账内各字段进行筛选并支持导出。【若作为全连接待办流程不确定能否单独查询，本条待it评估确认】</w:t>
      </w:r>
    </w:p>
    <w:p w14:paraId="1F883BA0">
      <w:pPr>
        <w:spacing w:line="360" w:lineRule="auto"/>
        <w:jc w:val="both"/>
        <w:rPr>
          <w:rFonts w:hint="eastAsia" w:ascii="宋体" w:hAnsi="宋体" w:eastAsia="宋体"/>
          <w:b/>
          <w:bCs/>
          <w:sz w:val="21"/>
          <w:szCs w:val="22"/>
        </w:rPr>
      </w:pPr>
      <w:r>
        <w:rPr>
          <w:rFonts w:hint="eastAsia" w:ascii="宋体" w:hAnsi="宋体" w:eastAsia="宋体"/>
          <w:b/>
          <w:bCs/>
          <w:sz w:val="21"/>
          <w:szCs w:val="22"/>
        </w:rPr>
        <w:t>（3）</w:t>
      </w:r>
      <w:r>
        <w:rPr>
          <w:rFonts w:ascii="宋体" w:hAnsi="宋体" w:eastAsia="宋体"/>
          <w:b/>
          <w:bCs/>
          <w:sz w:val="21"/>
          <w:szCs w:val="22"/>
        </w:rPr>
        <w:t>. 信息隔离墙清单界面字段新增</w:t>
      </w:r>
      <w:r>
        <w:commentReference w:id="4"/>
      </w:r>
    </w:p>
    <w:p w14:paraId="6FF601E5">
      <w:pPr>
        <w:spacing w:line="360" w:lineRule="auto"/>
        <w:jc w:val="both"/>
        <w:rPr>
          <w:rFonts w:hint="eastAsia" w:ascii="宋体" w:hAnsi="宋体" w:eastAsia="宋体"/>
          <w:b/>
          <w:bCs/>
          <w:sz w:val="21"/>
          <w:szCs w:val="22"/>
        </w:rPr>
      </w:pPr>
      <w:commentRangeStart w:id="5"/>
      <w:commentRangeStart w:id="6"/>
      <w:r>
        <w:rPr>
          <w14:ligatures w14:val="none"/>
        </w:rPr>
        <w:drawing>
          <wp:inline distT="0" distB="0" distL="0" distR="0">
            <wp:extent cx="5274310" cy="4375150"/>
            <wp:effectExtent l="0" t="0" r="2540" b="6350"/>
            <wp:docPr id="17168915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891500" name="图片 1"/>
                    <pic:cNvPicPr>
                      <a:picLocks noChangeAspect="1"/>
                    </pic:cNvPicPr>
                  </pic:nvPicPr>
                  <pic:blipFill>
                    <a:blip r:embed="rId17"/>
                    <a:stretch>
                      <a:fillRect/>
                    </a:stretch>
                  </pic:blipFill>
                  <pic:spPr>
                    <a:xfrm>
                      <a:off x="0" y="0"/>
                      <a:ext cx="5274310" cy="4375150"/>
                    </a:xfrm>
                    <a:prstGeom prst="rect">
                      <a:avLst/>
                    </a:prstGeom>
                  </pic:spPr>
                </pic:pic>
              </a:graphicData>
            </a:graphic>
          </wp:inline>
        </w:drawing>
      </w:r>
      <w:commentRangeEnd w:id="5"/>
      <w:r>
        <w:rPr>
          <w:rStyle w:val="21"/>
        </w:rPr>
        <w:commentReference w:id="5"/>
      </w:r>
      <w:commentRangeEnd w:id="6"/>
      <w:r>
        <w:rPr>
          <w:rStyle w:val="21"/>
        </w:rPr>
        <w:commentReference w:id="6"/>
      </w:r>
    </w:p>
    <w:p w14:paraId="4A89C148">
      <w:pPr>
        <w:numPr>
          <w:ilvl w:val="0"/>
          <w:numId w:val="14"/>
        </w:numPr>
        <w:spacing w:line="360" w:lineRule="auto"/>
        <w:jc w:val="both"/>
        <w:rPr>
          <w:rFonts w:hint="eastAsia"/>
          <w14:ligatures w14:val="none"/>
        </w:rPr>
      </w:pPr>
      <w:r>
        <w:rPr>
          <w:rFonts w:ascii="宋体" w:hAnsi="宋体" w:eastAsia="宋体"/>
          <w:sz w:val="21"/>
          <w:szCs w:val="22"/>
        </w:rPr>
        <w:t>新增字段范围：针对清单类型</w:t>
      </w:r>
      <w:r>
        <w:rPr>
          <w:rFonts w:hint="eastAsia" w:ascii="宋体" w:hAnsi="宋体" w:eastAsia="宋体"/>
          <w:sz w:val="21"/>
          <w:szCs w:val="22"/>
        </w:rPr>
        <w:t>下</w:t>
      </w:r>
      <w:r>
        <w:rPr>
          <w:rFonts w:ascii="宋体" w:hAnsi="宋体" w:eastAsia="宋体"/>
          <w:sz w:val="21"/>
          <w:szCs w:val="22"/>
        </w:rPr>
        <w:t>的入观察清单、出观察清单、入限制清单、出限制清单、入静默期，每一条</w:t>
      </w:r>
      <w:r>
        <w:rPr>
          <w:rFonts w:hint="eastAsia" w:ascii="宋体" w:hAnsi="宋体" w:eastAsia="宋体"/>
          <w:sz w:val="21"/>
          <w:szCs w:val="22"/>
        </w:rPr>
        <w:t>清单类型下均增加审核记录界面。</w:t>
      </w:r>
      <w:r>
        <w:rPr>
          <w:rFonts w:hint="eastAsia"/>
        </w:rPr>
        <w:t>支持添加多行。</w:t>
      </w:r>
    </w:p>
    <w:p w14:paraId="48642D3C">
      <w:pPr>
        <w:numPr>
          <w:ilvl w:val="0"/>
          <w:numId w:val="14"/>
        </w:numPr>
        <w:spacing w:line="360" w:lineRule="auto"/>
        <w:jc w:val="both"/>
        <w:rPr>
          <w:rFonts w:hint="eastAsia"/>
          <w14:ligatures w14:val="none"/>
        </w:rPr>
      </w:pPr>
      <w:r>
        <w:rPr>
          <w:rFonts w:hint="eastAsia" w:ascii="宋体" w:hAnsi="宋体" w:eastAsia="宋体"/>
          <w:sz w:val="21"/>
          <w:szCs w:val="22"/>
        </w:rPr>
        <w:t>新增字段包括“审核记录”“审核结果”“备注说明”“附件上传”“审核日期”。完成审核记录后可递交保存。</w:t>
      </w:r>
      <w:bookmarkStart w:id="1" w:name="_GoBack"/>
      <w:bookmarkEnd w:id="1"/>
    </w:p>
    <w:p w14:paraId="462834E8">
      <w:pPr>
        <w:pStyle w:val="35"/>
        <w:numPr>
          <w:ilvl w:val="0"/>
          <w:numId w:val="14"/>
        </w:numPr>
        <w:spacing w:line="360" w:lineRule="auto"/>
        <w:jc w:val="both"/>
        <w:rPr>
          <w:rFonts w:hint="eastAsia" w:ascii="宋体" w:hAnsi="宋体" w:eastAsia="宋体"/>
          <w:sz w:val="21"/>
          <w:szCs w:val="22"/>
        </w:rPr>
      </w:pPr>
      <w:r>
        <w:rPr>
          <w:rFonts w:hint="eastAsia" w:ascii="宋体" w:hAnsi="宋体" w:eastAsia="宋体"/>
          <w:sz w:val="21"/>
          <w:szCs w:val="22"/>
        </w:rPr>
        <w:t>“审核记录”选项为“事由审核”</w:t>
      </w:r>
      <w:r>
        <w:rPr>
          <w:rFonts w:ascii="宋体" w:hAnsi="宋体" w:eastAsia="宋体"/>
          <w:sz w:val="21"/>
          <w:szCs w:val="22"/>
        </w:rPr>
        <w:t>“日期</w:t>
      </w:r>
      <w:r>
        <w:rPr>
          <w:rFonts w:hint="eastAsia" w:ascii="宋体" w:hAnsi="宋体" w:eastAsia="宋体"/>
          <w:sz w:val="21"/>
          <w:szCs w:val="22"/>
        </w:rPr>
        <w:t>审核</w:t>
      </w:r>
      <w:r>
        <w:rPr>
          <w:rFonts w:ascii="宋体" w:hAnsi="宋体" w:eastAsia="宋体"/>
          <w:sz w:val="21"/>
          <w:szCs w:val="22"/>
        </w:rPr>
        <w:t>”</w:t>
      </w:r>
      <w:r>
        <w:rPr>
          <w:rFonts w:hint="eastAsia" w:ascii="宋体" w:hAnsi="宋体" w:eastAsia="宋体"/>
          <w:sz w:val="21"/>
          <w:szCs w:val="22"/>
        </w:rPr>
        <w:t>“附件审核</w:t>
      </w:r>
      <w:r>
        <w:rPr>
          <w:rFonts w:ascii="宋体" w:hAnsi="宋体" w:eastAsia="宋体"/>
          <w:sz w:val="21"/>
          <w:szCs w:val="22"/>
        </w:rPr>
        <w:t>”</w:t>
      </w:r>
      <w:r>
        <w:rPr>
          <w:rFonts w:hint="eastAsia" w:ascii="宋体" w:hAnsi="宋体" w:eastAsia="宋体"/>
          <w:sz w:val="21"/>
          <w:szCs w:val="22"/>
        </w:rPr>
        <w:t>和“其他”。“审核结果”选项为“准确”“不准确”</w:t>
      </w:r>
      <w:ins w:id="37" w:author="程月" w:date="2026-02-03T14:39:00Z">
        <w:r>
          <w:rPr>
            <w:rFonts w:hint="eastAsia" w:ascii="宋体" w:hAnsi="宋体" w:eastAsia="宋体"/>
            <w:color w:val="0070C0"/>
            <w:sz w:val="21"/>
            <w:szCs w:val="22"/>
            <w:rPrChange w:id="38" w:author="程月" w:date="2026-02-03T14:42:00Z">
              <w:rPr>
                <w:rFonts w:hint="eastAsia" w:ascii="宋体" w:hAnsi="宋体" w:eastAsia="宋体"/>
                <w:sz w:val="21"/>
                <w:szCs w:val="22"/>
              </w:rPr>
            </w:rPrChange>
          </w:rPr>
          <w:t>，必填</w:t>
        </w:r>
      </w:ins>
      <w:r>
        <w:rPr>
          <w:rFonts w:ascii="宋体" w:hAnsi="宋体" w:eastAsia="宋体"/>
          <w:sz w:val="21"/>
          <w:szCs w:val="22"/>
        </w:rPr>
        <w:t>。检查备注栏为</w:t>
      </w:r>
      <w:r>
        <w:rPr>
          <w:rFonts w:hint="eastAsia" w:ascii="宋体" w:hAnsi="宋体" w:eastAsia="宋体"/>
          <w:sz w:val="21"/>
          <w:szCs w:val="22"/>
        </w:rPr>
        <w:t>选填</w:t>
      </w:r>
      <w:r>
        <w:rPr>
          <w:rFonts w:ascii="宋体" w:hAnsi="宋体" w:eastAsia="宋体"/>
          <w:sz w:val="21"/>
          <w:szCs w:val="22"/>
        </w:rPr>
        <w:t>项，支持输入</w:t>
      </w:r>
      <w:r>
        <w:rPr>
          <w:rFonts w:hint="eastAsia" w:ascii="宋体" w:hAnsi="宋体" w:eastAsia="宋体"/>
          <w:sz w:val="21"/>
          <w:szCs w:val="22"/>
        </w:rPr>
        <w:t>5</w:t>
      </w:r>
      <w:r>
        <w:rPr>
          <w:rFonts w:ascii="宋体" w:hAnsi="宋体" w:eastAsia="宋体"/>
          <w:sz w:val="21"/>
          <w:szCs w:val="22"/>
        </w:rPr>
        <w:t>00字以内文本</w:t>
      </w:r>
      <w:r>
        <w:rPr>
          <w:rFonts w:hint="eastAsia" w:ascii="宋体" w:hAnsi="宋体" w:eastAsia="宋体"/>
          <w:sz w:val="21"/>
          <w:szCs w:val="22"/>
        </w:rPr>
        <w:t>。备注栏若鼠标放上去可以看到全部（或其它优化办法）。</w:t>
      </w:r>
      <w:r>
        <w:rPr>
          <w:rFonts w:hint="eastAsia"/>
        </w:rPr>
        <w:t>若审核结果为【不准确】，则审核记录必填，</w:t>
      </w:r>
      <w:r>
        <w:rPr>
          <w:rFonts w:hint="eastAsia"/>
          <w14:ligatures w14:val="none"/>
        </w:rPr>
        <w:t xml:space="preserve"> 若</w:t>
      </w:r>
      <w:r>
        <w:rPr>
          <w:rFonts w:hint="eastAsia"/>
        </w:rPr>
        <w:t>审核结果选择准确，审核记录支持置空。</w:t>
      </w:r>
      <w:r>
        <w:rPr>
          <w:rFonts w:hint="eastAsia" w:ascii="宋体" w:hAnsi="宋体" w:eastAsia="宋体"/>
          <w:sz w:val="21"/>
          <w:szCs w:val="22"/>
        </w:rPr>
        <w:t>“审核日期”由系统自动记录。</w:t>
      </w:r>
    </w:p>
    <w:p w14:paraId="55F36BD8">
      <w:pPr>
        <w:numPr>
          <w:ilvl w:val="0"/>
          <w:numId w:val="14"/>
        </w:numPr>
        <w:spacing w:line="360" w:lineRule="auto"/>
        <w:jc w:val="both"/>
        <w:rPr>
          <w:rFonts w:hint="eastAsia"/>
          <w14:ligatures w14:val="none"/>
        </w:rPr>
      </w:pPr>
      <w:r>
        <w:rPr>
          <w:rFonts w:hint="eastAsia" w:ascii="宋体" w:hAnsi="宋体" w:eastAsia="宋体"/>
          <w:sz w:val="21"/>
          <w:szCs w:val="22"/>
        </w:rPr>
        <w:t>一次审核可添加多行，记录多项审核结果。待全部行添加完毕后，本次审核意见方可点击“确认”，并同时生成</w:t>
      </w:r>
      <w:r>
        <w:rPr>
          <w:rFonts w:ascii="宋体" w:hAnsi="宋体" w:eastAsia="宋体"/>
          <w:sz w:val="21"/>
          <w:szCs w:val="22"/>
        </w:rPr>
        <w:t>OA</w:t>
      </w:r>
      <w:r>
        <w:rPr>
          <w:rFonts w:hint="eastAsia" w:ascii="宋体" w:hAnsi="宋体" w:eastAsia="宋体"/>
          <w:sz w:val="21"/>
          <w:szCs w:val="22"/>
        </w:rPr>
        <w:t>待办发送给项目负责人。合规专员可对同一标的增加二批次/N批次审核记录。审核记录按批次支持折叠</w:t>
      </w:r>
      <w:ins w:id="39" w:author="程月" w:date="2026-02-03T14:41:00Z">
        <w:r>
          <w:rPr>
            <w:rFonts w:hint="eastAsia" w:ascii="宋体" w:hAnsi="宋体" w:eastAsia="宋体"/>
            <w:sz w:val="21"/>
            <w:szCs w:val="22"/>
          </w:rPr>
          <w:t>，</w:t>
        </w:r>
      </w:ins>
      <w:ins w:id="40" w:author="程月" w:date="2026-02-03T14:42:00Z">
        <w:r>
          <w:rPr>
            <w:rFonts w:hint="eastAsia" w:ascii="宋体" w:hAnsi="宋体" w:eastAsia="宋体"/>
            <w:color w:val="0070C0"/>
            <w:sz w:val="21"/>
            <w:szCs w:val="22"/>
            <w:rPrChange w:id="41" w:author="程月" w:date="2026-02-03T14:42:00Z">
              <w:rPr>
                <w:rFonts w:hint="eastAsia" w:ascii="宋体" w:hAnsi="宋体" w:eastAsia="宋体"/>
                <w:sz w:val="21"/>
                <w:szCs w:val="22"/>
              </w:rPr>
            </w:rPrChange>
          </w:rPr>
          <w:t>批次需要记录为第几批</w:t>
        </w:r>
      </w:ins>
      <w:r>
        <w:rPr>
          <w:rFonts w:hint="eastAsia" w:ascii="宋体" w:hAnsi="宋体" w:eastAsia="宋体"/>
          <w:sz w:val="21"/>
          <w:szCs w:val="22"/>
        </w:rPr>
        <w:t>。注;该批次与老系统中已有的批次不同，老系统中批次指的是整个清单填报流程结束后，可能会发起新的批次。审核的批次是流程过程中都可能会新增批次。</w:t>
      </w:r>
    </w:p>
    <w:p w14:paraId="1498E2F9">
      <w:pPr>
        <w:numPr>
          <w:ilvl w:val="0"/>
          <w:numId w:val="14"/>
        </w:numPr>
        <w:spacing w:line="360" w:lineRule="auto"/>
        <w:jc w:val="both"/>
        <w:rPr>
          <w:rFonts w:hint="eastAsia"/>
          <w14:ligatures w14:val="none"/>
        </w:rPr>
      </w:pPr>
      <w:r>
        <w:rPr>
          <w:rFonts w:hint="eastAsia" w:ascii="宋体" w:hAnsi="宋体" w:eastAsia="宋体"/>
          <w:strike/>
          <w:sz w:val="21"/>
          <w:szCs w:val="22"/>
        </w:rPr>
        <w:t>信息隔离墙内清单台账增加以上字段信息，并且</w:t>
      </w:r>
      <w:r>
        <w:rPr>
          <w:rFonts w:hint="eastAsia" w:ascii="宋体" w:hAnsi="宋体" w:eastAsia="宋体"/>
          <w:sz w:val="21"/>
          <w:szCs w:val="22"/>
        </w:rPr>
        <w:t>在系统后台记录操作日志中增加字段的填写/修改人员及时间等信息。</w:t>
      </w:r>
    </w:p>
    <w:p w14:paraId="3A658CCE">
      <w:pPr>
        <w:numPr>
          <w:ilvl w:val="0"/>
          <w:numId w:val="14"/>
        </w:numPr>
        <w:spacing w:line="360" w:lineRule="auto"/>
        <w:jc w:val="both"/>
        <w:rPr>
          <w:rFonts w:hint="eastAsia"/>
          <w14:ligatures w14:val="none"/>
        </w:rPr>
      </w:pPr>
      <w:r>
        <w:rPr>
          <w:rFonts w:ascii="宋体" w:hAnsi="宋体" w:eastAsia="宋体"/>
          <w:sz w:val="21"/>
          <w:szCs w:val="22"/>
        </w:rPr>
        <w:t>字段</w:t>
      </w:r>
      <w:r>
        <w:rPr>
          <w:rFonts w:hint="eastAsia" w:ascii="宋体" w:hAnsi="宋体" w:eastAsia="宋体"/>
          <w:sz w:val="21"/>
          <w:szCs w:val="22"/>
        </w:rPr>
        <w:t>仅</w:t>
      </w:r>
      <w:r>
        <w:rPr>
          <w:rFonts w:ascii="宋体" w:hAnsi="宋体" w:eastAsia="宋体"/>
          <w:sz w:val="21"/>
          <w:szCs w:val="22"/>
        </w:rPr>
        <w:t>合规组合规专员</w:t>
      </w:r>
      <w:r>
        <w:rPr>
          <w:rFonts w:hint="eastAsia" w:ascii="宋体" w:hAnsi="宋体" w:eastAsia="宋体"/>
          <w:sz w:val="21"/>
          <w:szCs w:val="22"/>
        </w:rPr>
        <w:t>有权限填写，项目负责人可以看见但不能编辑</w:t>
      </w:r>
    </w:p>
    <w:p w14:paraId="64D79592">
      <w:pPr>
        <w:numPr>
          <w:ilvl w:val="0"/>
          <w:numId w:val="14"/>
        </w:numPr>
        <w:spacing w:line="360" w:lineRule="auto"/>
        <w:jc w:val="both"/>
        <w:rPr>
          <w:rFonts w:hint="eastAsia"/>
          <w14:ligatures w14:val="none"/>
        </w:rPr>
      </w:pPr>
      <w:r>
        <w:rPr>
          <w:rFonts w:hint="eastAsia" w:ascii="宋体" w:hAnsi="宋体" w:eastAsia="宋体"/>
          <w:sz w:val="21"/>
          <w:szCs w:val="22"/>
        </w:rPr>
        <w:t>该行清单类型（</w:t>
      </w:r>
      <w:r>
        <w:rPr>
          <w:rFonts w:ascii="宋体" w:hAnsi="宋体" w:eastAsia="宋体"/>
          <w:sz w:val="21"/>
          <w:szCs w:val="22"/>
        </w:rPr>
        <w:t>入观察清单、出观察清单、入限制清单、出限制清单、入静默期</w:t>
      </w:r>
      <w:r>
        <w:rPr>
          <w:rFonts w:hint="eastAsia" w:ascii="宋体" w:hAnsi="宋体" w:eastAsia="宋体"/>
          <w:sz w:val="21"/>
          <w:szCs w:val="22"/>
        </w:rPr>
        <w:t>）无论是否填报，合规专员均可在该行下增加审核记录（合规专员可以事前检查，记录检查结果并推送项目负责人（即下行需求2.清单审核结果推送OA待阅功能）。</w:t>
      </w:r>
    </w:p>
    <w:p w14:paraId="3D9200F8">
      <w:pPr>
        <w:spacing w:line="360" w:lineRule="auto"/>
        <w:jc w:val="both"/>
        <w:rPr>
          <w:rFonts w:hint="eastAsia" w:ascii="宋体" w:hAnsi="宋体" w:eastAsia="宋体"/>
          <w:b/>
          <w:bCs/>
          <w:sz w:val="21"/>
          <w:szCs w:val="22"/>
        </w:rPr>
      </w:pPr>
      <w:r>
        <w:rPr>
          <w:rFonts w:hint="eastAsia" w:ascii="宋体" w:hAnsi="宋体" w:eastAsia="宋体"/>
          <w:b/>
          <w:bCs/>
          <w:sz w:val="21"/>
          <w:szCs w:val="22"/>
        </w:rPr>
        <w:t>2</w:t>
      </w:r>
      <w:r>
        <w:rPr>
          <w:rFonts w:ascii="宋体" w:hAnsi="宋体" w:eastAsia="宋体"/>
          <w:b/>
          <w:bCs/>
          <w:sz w:val="21"/>
          <w:szCs w:val="22"/>
        </w:rPr>
        <w:t>.清单</w:t>
      </w:r>
      <w:r>
        <w:rPr>
          <w:rFonts w:hint="eastAsia" w:ascii="宋体" w:hAnsi="宋体" w:eastAsia="宋体"/>
          <w:b/>
          <w:bCs/>
          <w:sz w:val="21"/>
          <w:szCs w:val="22"/>
        </w:rPr>
        <w:t>审核结果推送OA待阅功能</w:t>
      </w:r>
    </w:p>
    <w:p w14:paraId="253BF865">
      <w:pPr>
        <w:pStyle w:val="35"/>
        <w:numPr>
          <w:ilvl w:val="0"/>
          <w:numId w:val="6"/>
        </w:numPr>
        <w:spacing w:line="360" w:lineRule="auto"/>
        <w:jc w:val="both"/>
        <w:rPr>
          <w:rFonts w:hint="eastAsia" w:ascii="宋体" w:hAnsi="宋体" w:eastAsia="宋体"/>
          <w:sz w:val="21"/>
          <w:szCs w:val="22"/>
        </w:rPr>
      </w:pPr>
      <w:r>
        <w:rPr>
          <w:rFonts w:hint="eastAsia" w:ascii="宋体" w:hAnsi="宋体" w:eastAsia="宋体"/>
          <w:sz w:val="21"/>
          <w:szCs w:val="22"/>
        </w:rPr>
        <w:t>合规专员在清单填报界面记录审核意见递交后，形成OA待阅流程提醒项目负责人（清单填报人），流程中附上该项目清单填报界面链接，点击可以进入清单填报审核意见页面。</w:t>
      </w:r>
    </w:p>
    <w:p w14:paraId="6BD81B1F">
      <w:pPr>
        <w:pStyle w:val="35"/>
        <w:numPr>
          <w:ilvl w:val="0"/>
          <w:numId w:val="6"/>
        </w:numPr>
        <w:spacing w:line="360" w:lineRule="auto"/>
        <w:jc w:val="both"/>
        <w:rPr>
          <w:rFonts w:hint="eastAsia" w:ascii="宋体" w:hAnsi="宋体" w:eastAsia="宋体"/>
          <w:sz w:val="21"/>
          <w:szCs w:val="22"/>
        </w:rPr>
      </w:pPr>
      <w:r>
        <w:rPr>
          <w:rFonts w:ascii="宋体" w:hAnsi="宋体" w:eastAsia="宋体"/>
          <w:sz w:val="21"/>
          <w:szCs w:val="22"/>
        </w:rPr>
        <w:t xml:space="preserve"> </w:t>
      </w:r>
      <w:r>
        <w:rPr>
          <w:rFonts w:hint="eastAsia" w:ascii="宋体" w:hAnsi="宋体" w:eastAsia="宋体"/>
          <w:sz w:val="21"/>
          <w:szCs w:val="22"/>
        </w:rPr>
        <w:t>OA流程中需要增加一个按钮【阅知】，项目负责人打开待办流程后点击该按钮，流程自动由待处理状态变为已处理状态。</w:t>
      </w:r>
    </w:p>
    <w:p w14:paraId="4805BDB9">
      <w:pPr>
        <w:spacing w:line="360" w:lineRule="auto"/>
        <w:ind w:left="360"/>
        <w:rPr>
          <w:rFonts w:hint="eastAsia"/>
          <w14:ligatures w14:val="none"/>
        </w:rPr>
      </w:pPr>
      <w:r>
        <w:rPr>
          <w:rFonts w:hint="eastAsia"/>
          <w14:ligatures w14:val="none"/>
        </w:rPr>
        <w:t>需求流程概览：</w:t>
      </w:r>
    </w:p>
    <w:p w14:paraId="7A7F06A0">
      <w:pPr>
        <w:spacing w:line="360" w:lineRule="auto"/>
        <w:ind w:left="360"/>
        <w:rPr>
          <w:rFonts w:hint="eastAsia"/>
          <w14:ligatures w14:val="none"/>
        </w:rPr>
      </w:pPr>
      <w:r>
        <w:rPr>
          <w:rFonts w:hint="eastAsia"/>
          <w14:ligatures w14:val="none"/>
        </w:rPr>
        <w:t>1、上述需求一为完善项目组自查工作的专项需求。</w:t>
      </w:r>
    </w:p>
    <w:p w14:paraId="769132C9">
      <w:pPr>
        <w:spacing w:line="360" w:lineRule="auto"/>
        <w:ind w:left="360"/>
        <w:rPr>
          <w:rFonts w:hint="eastAsia"/>
          <w14:ligatures w14:val="none"/>
        </w:rPr>
      </w:pPr>
      <w:r>
        <w:rPr>
          <w:rFonts w:hint="eastAsia"/>
          <w14:ligatures w14:val="none"/>
        </w:rPr>
        <w:t>2、上述需求二、三为完善清单填报管理机制的、有关联的两个需求，具体为：</w:t>
      </w:r>
    </w:p>
    <w:p w14:paraId="293EA9DD">
      <w:pPr>
        <w:spacing w:line="360" w:lineRule="auto"/>
        <w:ind w:left="360"/>
        <w:rPr>
          <w:rFonts w:hint="eastAsia"/>
          <w14:ligatures w14:val="none"/>
        </w:rPr>
      </w:pPr>
      <w:r>
        <w:rPr>
          <w:rFonts w:hint="eastAsia"/>
          <w14:ligatures w14:val="none"/>
        </w:rPr>
        <w:t>项目组填报清单，</w:t>
      </w:r>
      <w:commentRangeStart w:id="7"/>
      <w:commentRangeStart w:id="8"/>
      <w:r>
        <w:rPr>
          <w:rFonts w:hint="eastAsia"/>
          <w14:ligatures w14:val="none"/>
        </w:rPr>
        <w:t>任一操作行为</w:t>
      </w:r>
      <w:commentRangeEnd w:id="7"/>
      <w:r>
        <w:rPr>
          <w:rStyle w:val="21"/>
          <w:rFonts w:hint="eastAsia"/>
          <w:sz w:val="22"/>
          <w:szCs w:val="24"/>
          <w14:ligatures w14:val="none"/>
        </w:rPr>
        <w:commentReference w:id="7"/>
      </w:r>
      <w:commentRangeEnd w:id="8"/>
      <w:r>
        <w:rPr>
          <w:rStyle w:val="21"/>
          <w:rFonts w:hint="eastAsia"/>
          <w:sz w:val="22"/>
          <w:szCs w:val="24"/>
          <w14:ligatures w14:val="none"/>
        </w:rPr>
        <w:commentReference w:id="8"/>
      </w:r>
      <w:r>
        <w:rPr>
          <w:rFonts w:hint="eastAsia"/>
          <w14:ligatures w14:val="none"/>
        </w:rPr>
        <w:t>均会触发一个名为“</w:t>
      </w:r>
      <w:r>
        <w:rPr>
          <w14:ligatures w14:val="none"/>
        </w:rPr>
        <w:t>隔离墙操作变动</w:t>
      </w:r>
      <w:r>
        <w:rPr>
          <w:rFonts w:hint="eastAsia"/>
          <w14:ligatures w14:val="none"/>
        </w:rPr>
        <w:t>”的待办——</w:t>
      </w:r>
    </w:p>
    <w:p w14:paraId="1BCF5A6F">
      <w:pPr>
        <w:spacing w:line="360" w:lineRule="auto"/>
        <w:ind w:left="360"/>
        <w:rPr>
          <w:rFonts w:hint="eastAsia"/>
          <w14:ligatures w14:val="none"/>
        </w:rPr>
      </w:pPr>
      <w:r>
        <w:rPr>
          <w:rFonts w:hint="eastAsia"/>
          <w14:ligatures w14:val="none"/>
        </w:rPr>
        <w:t>合规专员收到待办阅知并留痕，在“清单填报”页面中做审核检查——</w:t>
      </w:r>
    </w:p>
    <w:p w14:paraId="29A51BCA">
      <w:pPr>
        <w:spacing w:line="360" w:lineRule="auto"/>
        <w:ind w:left="360"/>
        <w:rPr>
          <w:rFonts w:hint="eastAsia"/>
          <w14:ligatures w14:val="none"/>
        </w:rPr>
      </w:pPr>
      <w:r>
        <w:rPr>
          <w:rFonts w:hint="eastAsia"/>
          <w14:ligatures w14:val="none"/>
        </w:rPr>
        <w:t>合规专员检查结果保存同时生成待办告知项目负责人——</w:t>
      </w:r>
    </w:p>
    <w:p w14:paraId="42B308AC">
      <w:pPr>
        <w:spacing w:line="360" w:lineRule="auto"/>
        <w:ind w:left="360"/>
        <w:rPr>
          <w:rFonts w:hint="eastAsia"/>
          <w14:ligatures w14:val="none"/>
        </w:rPr>
      </w:pPr>
      <w:r>
        <w:rPr>
          <w:rFonts w:hint="eastAsia"/>
          <w14:ligatures w14:val="none"/>
        </w:rPr>
        <w:t>项目负责人阅知待办且待办应留痕。</w:t>
      </w:r>
    </w:p>
    <w:p w14:paraId="0AADF647">
      <w:pPr>
        <w:rPr>
          <w:ins w:id="42" w:author="程月" w:date="2026-02-05T10:11:00Z"/>
          <w:rFonts w:hint="eastAsia"/>
        </w:rPr>
      </w:pPr>
    </w:p>
    <w:p w14:paraId="14A38A70">
      <w:pPr>
        <w:rPr>
          <w:ins w:id="43" w:author="程月" w:date="2026-02-05T10:11:00Z"/>
          <w:rFonts w:hint="eastAsia"/>
        </w:rPr>
      </w:pPr>
    </w:p>
    <w:p w14:paraId="0DAEA921">
      <w:pPr>
        <w:spacing w:line="360" w:lineRule="auto"/>
        <w:jc w:val="both"/>
        <w:rPr>
          <w:rFonts w:ascii="宋体" w:hAnsi="宋体" w:eastAsia="宋体"/>
          <w:b/>
          <w:bCs/>
          <w:sz w:val="21"/>
          <w:szCs w:val="22"/>
        </w:rPr>
      </w:pPr>
      <w:r>
        <w:rPr>
          <w:rFonts w:hint="eastAsia" w:ascii="宋体" w:hAnsi="宋体" w:eastAsia="宋体"/>
          <w:b/>
          <w:bCs/>
          <w:sz w:val="21"/>
          <w:szCs w:val="22"/>
        </w:rPr>
        <w:t>二、非功能需求：</w:t>
      </w:r>
    </w:p>
    <w:p w14:paraId="2692F4C8">
      <w:pPr>
        <w:ind w:firstLine="420" w:firstLineChars="200"/>
        <w:rPr>
          <w:rFonts w:hint="eastAsia" w:ascii="宋体" w:hAnsi="宋体" w:eastAsia="宋体"/>
          <w:sz w:val="21"/>
          <w:szCs w:val="22"/>
        </w:rPr>
      </w:pPr>
      <w:r>
        <w:rPr>
          <w:rFonts w:hint="eastAsia" w:ascii="宋体" w:hAnsi="宋体" w:eastAsia="宋体"/>
          <w:sz w:val="21"/>
          <w:szCs w:val="22"/>
        </w:rPr>
        <w:t>所有的业务数据和流程数据存储在新数据库，后续投行业务平台和合规部业务平台都需要进行数据对接。</w:t>
      </w:r>
    </w:p>
    <w:p w14:paraId="05BA67A2">
      <w:pPr>
        <w:spacing w:line="360" w:lineRule="auto"/>
        <w:jc w:val="both"/>
        <w:rPr>
          <w:rFonts w:hint="eastAsia" w:ascii="宋体" w:hAnsi="宋体" w:eastAsia="宋体"/>
          <w:b/>
          <w:bCs/>
          <w:sz w:val="21"/>
          <w:szCs w:val="22"/>
        </w:rPr>
      </w:pPr>
    </w:p>
    <w:sectPr>
      <w:footerReference r:id="rId7" w:type="default"/>
      <w:footerReference r:id="rId8" w:type="even"/>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LS" w:date="2026-04-15T09:55:00Z" w:initials="L">
    <w:p w14:paraId="4941F318">
      <w:pPr>
        <w:pStyle w:val="11"/>
        <w:rPr>
          <w:rFonts w:hint="eastAsia"/>
        </w:rPr>
      </w:pPr>
      <w:r>
        <w:rPr>
          <w:rFonts w:hint="eastAsia"/>
        </w:rPr>
        <w:t>与陈海洋老师确认短信是否收费，收费则不需要短信通知功能</w:t>
      </w:r>
    </w:p>
  </w:comment>
  <w:comment w:id="1" w:author="LS" w:date="2026-04-15T10:01:00Z" w:initials="L">
    <w:p w14:paraId="70D030A0">
      <w:pPr>
        <w:pStyle w:val="11"/>
        <w:rPr>
          <w:rFonts w:hint="eastAsia"/>
        </w:rPr>
      </w:pPr>
      <w:r>
        <w:rPr>
          <w:rFonts w:hint="eastAsia"/>
        </w:rPr>
        <w:t>待确认是否做该功能</w:t>
      </w:r>
    </w:p>
  </w:comment>
  <w:comment w:id="2" w:author="LS" w:date="2026-04-10T14:05:00Z" w:initials="L">
    <w:p w14:paraId="0C22A91E">
      <w:pPr>
        <w:pStyle w:val="11"/>
        <w:rPr>
          <w:rFonts w:hint="eastAsia"/>
        </w:rPr>
      </w:pPr>
      <w:r>
        <w:rPr>
          <w:rFonts w:hint="eastAsia"/>
        </w:rPr>
        <w:t>展示所有历史自查结果，历史自查默认折叠。合规和项目负责人都可以看到。</w:t>
      </w:r>
    </w:p>
  </w:comment>
  <w:comment w:id="3" w:author="马转" w:date="2026-04-03T13:42:00Z" w:initials="">
    <w:p w14:paraId="3A7EB4D5">
      <w:pPr>
        <w:pStyle w:val="11"/>
        <w:rPr>
          <w:rFonts w:hint="eastAsia"/>
        </w:rPr>
      </w:pPr>
      <w:r>
        <w:rPr>
          <w:rFonts w:hint="eastAsia"/>
        </w:rPr>
        <w:t>请提供弹窗表单界面；是跳转链接至清单填报模块的表单界面？</w:t>
      </w:r>
    </w:p>
  </w:comment>
  <w:comment w:id="4" w:author="马转" w:date="2026-04-03T13:52:00Z" w:initials="">
    <w:p w14:paraId="6E535D0B">
      <w:pPr>
        <w:pStyle w:val="11"/>
        <w:rPr>
          <w:rFonts w:hint="eastAsia"/>
        </w:rPr>
      </w:pPr>
      <w:r>
        <w:rPr>
          <w:rFonts w:hint="eastAsia"/>
        </w:rPr>
        <w:t>这是新增字段还是表单的全页面？</w:t>
      </w:r>
    </w:p>
  </w:comment>
  <w:comment w:id="5" w:author="LS" w:date="2026-04-10T14:27:00Z" w:initials="L">
    <w:p w14:paraId="009A3163">
      <w:pPr>
        <w:pStyle w:val="11"/>
        <w:rPr>
          <w:rFonts w:hint="eastAsia"/>
        </w:rPr>
      </w:pPr>
      <w:r>
        <w:rPr>
          <w:rFonts w:hint="eastAsia"/>
        </w:rPr>
        <w:t>界面优化需求：1.所有填报日期是由系统自动记录的隐藏，针对项目组隐藏。</w:t>
      </w:r>
    </w:p>
    <w:p w14:paraId="5205AE20">
      <w:pPr>
        <w:pStyle w:val="11"/>
      </w:pPr>
      <w:r>
        <w:rPr>
          <w:rFonts w:hint="eastAsia"/>
        </w:rPr>
        <w:t>2.附件上传支持预览，附件名字显示不全颜色模糊需解决（建议设置为黑色）。</w:t>
      </w:r>
    </w:p>
    <w:p w14:paraId="2B5D1048">
      <w:pPr>
        <w:pStyle w:val="11"/>
        <w:rPr>
          <w:rFonts w:hint="eastAsia"/>
        </w:rPr>
      </w:pPr>
      <w:r>
        <w:rPr>
          <w:rFonts w:hint="eastAsia"/>
        </w:rPr>
        <w:t>3.填报界面所有字体改为黑色</w:t>
      </w:r>
    </w:p>
  </w:comment>
  <w:comment w:id="6" w:author="LS" w:date="2026-04-10T13:46:00Z" w:initials="L">
    <w:p w14:paraId="57D86B65">
      <w:pPr>
        <w:pStyle w:val="11"/>
        <w:rPr>
          <w:rFonts w:hint="eastAsia"/>
        </w:rPr>
      </w:pPr>
      <w:r>
        <w:rPr>
          <w:rFonts w:hint="eastAsia"/>
        </w:rPr>
        <w:t>优化内容：</w:t>
      </w:r>
    </w:p>
    <w:p w14:paraId="73D00DDC">
      <w:pPr>
        <w:pStyle w:val="11"/>
        <w:numPr>
          <w:ilvl w:val="0"/>
          <w:numId w:val="1"/>
        </w:numPr>
        <w:rPr>
          <w:rFonts w:hint="eastAsia"/>
        </w:rPr>
      </w:pPr>
      <w:r>
        <w:rPr>
          <w:rFonts w:hint="eastAsia"/>
        </w:rPr>
        <w:t>所有历史记录折叠，只保留最近一次审核记录。如果没有审核记录，只保留蓝色表头和添加按钮，不需要编辑框。</w:t>
      </w:r>
    </w:p>
    <w:p w14:paraId="5E2B9784">
      <w:pPr>
        <w:pStyle w:val="11"/>
        <w:numPr>
          <w:ilvl w:val="0"/>
          <w:numId w:val="1"/>
        </w:numPr>
        <w:rPr>
          <w:rFonts w:hint="eastAsia"/>
        </w:rPr>
      </w:pPr>
      <w:r>
        <w:rPr>
          <w:rFonts w:hint="eastAsia"/>
        </w:rPr>
        <w:t>添加按钮改一下效果</w:t>
      </w:r>
    </w:p>
    <w:p w14:paraId="7CC14BBD">
      <w:pPr>
        <w:pStyle w:val="11"/>
        <w:numPr>
          <w:ilvl w:val="0"/>
          <w:numId w:val="1"/>
        </w:numPr>
        <w:rPr>
          <w:rFonts w:hint="eastAsia"/>
        </w:rPr>
      </w:pPr>
      <w:r>
        <w:rPr>
          <w:rFonts w:hint="eastAsia"/>
        </w:rPr>
        <w:t>审核框拉长，和原有框长度保持一致。</w:t>
      </w:r>
    </w:p>
    <w:p w14:paraId="776CA63B">
      <w:pPr>
        <w:pStyle w:val="11"/>
        <w:numPr>
          <w:ilvl w:val="0"/>
          <w:numId w:val="1"/>
        </w:numPr>
        <w:rPr>
          <w:rFonts w:hint="eastAsia"/>
        </w:rPr>
      </w:pPr>
      <w:r>
        <w:rPr>
          <w:rFonts w:hint="eastAsia"/>
        </w:rPr>
        <w:t>附件上传按钮和上面栏位对齐</w:t>
      </w:r>
    </w:p>
  </w:comment>
  <w:comment w:id="7" w:author="程月" w:date="2026-02-03T15:21:00Z" w:initials="">
    <w:p w14:paraId="27AB0C95">
      <w:pPr>
        <w:pStyle w:val="11"/>
        <w:rPr>
          <w:rFonts w:hint="eastAsia"/>
        </w:rPr>
      </w:pPr>
      <w:r>
        <w:rPr>
          <w:rFonts w:hint="eastAsia"/>
        </w:rPr>
        <w:t>前面介绍中没有提到【出静默期】</w:t>
      </w:r>
    </w:p>
  </w:comment>
  <w:comment w:id="8" w:author="程月" w:date="2026-02-04T16:12:00Z" w:initials="">
    <w:p w14:paraId="1B0F5989">
      <w:pPr>
        <w:pStyle w:val="11"/>
        <w:rPr>
          <w:rFonts w:hint="eastAsia"/>
        </w:rPr>
      </w:pPr>
      <w:r>
        <w:rPr>
          <w:rFonts w:hint="eastAsia"/>
        </w:rPr>
        <w:t>因为出静默期为系统自动下发，所以不做包含</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941F318" w15:done="0"/>
  <w15:commentEx w15:paraId="70D030A0" w15:done="0"/>
  <w15:commentEx w15:paraId="0C22A91E" w15:done="0"/>
  <w15:commentEx w15:paraId="3A7EB4D5" w15:done="0"/>
  <w15:commentEx w15:paraId="6E535D0B" w15:done="0"/>
  <w15:commentEx w15:paraId="2B5D1048" w15:done="0"/>
  <w15:commentEx w15:paraId="776CA63B" w15:done="0"/>
  <w15:commentEx w15:paraId="27AB0C95" w15:done="0"/>
  <w15:commentEx w15:paraId="1B0F5989" w15:done="0" w15:paraIdParent="27AB0C95"/>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EFF" w:usb1="C0007843" w:usb2="00000009" w:usb3="00000000" w:csb0="400001FF" w:csb1="FFFF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ustomXmlInsRangeStart w:id="0" w:author="白贝贝/法律合规部/国泰海通证券" w:date="2025-11-25T13:43:00Z"/>
  <w:sdt>
    <w:sdtPr>
      <w:rPr>
        <w:rStyle w:val="20"/>
      </w:rPr>
      <w:id w:val="-1315332483"/>
    </w:sdtPr>
    <w:sdtEndPr>
      <w:rPr>
        <w:rStyle w:val="20"/>
      </w:rPr>
    </w:sdtEndPr>
    <w:sdtContent>
      <w:customXmlInsRangeEnd w:id="0"/>
      <w:p w14:paraId="0B03E107">
        <w:pPr>
          <w:pStyle w:val="13"/>
          <w:framePr w:wrap="auto" w:vAnchor="text" w:hAnchor="margin" w:xAlign="center" w:y="1"/>
          <w:rPr>
            <w:ins w:id="2" w:author="白贝贝/法律合规部/国泰海通证券" w:date="2025-11-25T13:43:00Z"/>
            <w:rStyle w:val="20"/>
            <w:rFonts w:hint="eastAsia"/>
          </w:rPr>
        </w:pPr>
        <w:ins w:id="4" w:author="白贝贝/法律合规部/国泰海通证券" w:date="2025-11-25T13:43:00Z">
          <w:r>
            <w:rPr>
              <w:rStyle w:val="20"/>
            </w:rPr>
            <w:fldChar w:fldCharType="begin"/>
          </w:r>
        </w:ins>
        <w:ins w:id="5" w:author="白贝贝/法律合规部/国泰海通证券" w:date="2025-11-25T13:43:00Z">
          <w:r>
            <w:rPr>
              <w:rStyle w:val="20"/>
            </w:rPr>
            <w:instrText xml:space="preserve"> PAGE </w:instrText>
          </w:r>
        </w:ins>
        <w:r>
          <w:rPr>
            <w:rStyle w:val="20"/>
          </w:rPr>
          <w:fldChar w:fldCharType="separate"/>
        </w:r>
        <w:r>
          <w:rPr>
            <w:rStyle w:val="20"/>
          </w:rPr>
          <w:t>1</w:t>
        </w:r>
        <w:ins w:id="6" w:author="白贝贝/法律合规部/国泰海通证券" w:date="2025-11-25T13:43:00Z">
          <w:r>
            <w:rPr>
              <w:rStyle w:val="20"/>
            </w:rPr>
            <w:fldChar w:fldCharType="end"/>
          </w:r>
        </w:ins>
      </w:p>
      <w:customXmlInsRangeStart w:id="8" w:author="白贝贝/法律合规部/国泰海通证券" w:date="2025-11-25T13:43:00Z"/>
    </w:sdtContent>
  </w:sdt>
  <w:customXmlInsRangeEnd w:id="8"/>
  <w:p w14:paraId="59B83631">
    <w:pPr>
      <w:pStyle w:val="13"/>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ustomXmlInsRangeStart w:id="9" w:author="白贝贝/法律合规部/国泰海通证券" w:date="2025-11-25T13:43:00Z"/>
  <w:sdt>
    <w:sdtPr>
      <w:rPr>
        <w:rStyle w:val="20"/>
      </w:rPr>
      <w:id w:val="2121878541"/>
    </w:sdtPr>
    <w:sdtEndPr>
      <w:rPr>
        <w:rStyle w:val="20"/>
      </w:rPr>
    </w:sdtEndPr>
    <w:sdtContent>
      <w:customXmlInsRangeEnd w:id="9"/>
      <w:p w14:paraId="1821026F">
        <w:pPr>
          <w:pStyle w:val="13"/>
          <w:framePr w:wrap="auto" w:vAnchor="text" w:hAnchor="margin" w:xAlign="center" w:y="1"/>
          <w:rPr>
            <w:ins w:id="11" w:author="白贝贝/法律合规部/国泰海通证券" w:date="2025-11-25T13:43:00Z"/>
            <w:rStyle w:val="20"/>
            <w:rFonts w:hint="eastAsia"/>
          </w:rPr>
        </w:pPr>
        <w:ins w:id="13" w:author="白贝贝/法律合规部/国泰海通证券" w:date="2025-11-25T13:43:00Z">
          <w:r>
            <w:rPr>
              <w:rStyle w:val="20"/>
            </w:rPr>
            <w:fldChar w:fldCharType="begin"/>
          </w:r>
        </w:ins>
        <w:ins w:id="14" w:author="白贝贝/法律合规部/国泰海通证券" w:date="2025-11-25T13:43:00Z">
          <w:r>
            <w:rPr>
              <w:rStyle w:val="20"/>
            </w:rPr>
            <w:instrText xml:space="preserve"> PAGE </w:instrText>
          </w:r>
        </w:ins>
        <w:ins w:id="15" w:author="白贝贝/法律合规部/国泰海通证券" w:date="2025-11-25T13:43:00Z">
          <w:r>
            <w:rPr>
              <w:rStyle w:val="20"/>
            </w:rPr>
            <w:fldChar w:fldCharType="end"/>
          </w:r>
        </w:ins>
      </w:p>
      <w:customXmlInsRangeStart w:id="17" w:author="白贝贝/法律合规部/国泰海通证券" w:date="2025-11-25T13:43:00Z"/>
    </w:sdtContent>
  </w:sdt>
  <w:customXmlInsRangeEnd w:id="17"/>
  <w:p w14:paraId="2672AB43">
    <w:pPr>
      <w:pStyle w:val="13"/>
      <w:rPr>
        <w:rFonts w:hint="eastAsia"/>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E5E41B7"/>
    <w:multiLevelType w:val="multilevel"/>
    <w:tmpl w:val="1E5E41B7"/>
    <w:lvl w:ilvl="0" w:tentative="0">
      <w:start w:val="1"/>
      <w:numFmt w:val="bullet"/>
      <w:lvlText w:val=""/>
      <w:lvlJc w:val="left"/>
      <w:pPr>
        <w:tabs>
          <w:tab w:val="left" w:pos="927"/>
        </w:tabs>
        <w:ind w:left="927" w:hanging="360"/>
      </w:pPr>
      <w:rPr>
        <w:rFonts w:hint="default" w:ascii="Symbol" w:hAnsi="Symbol"/>
        <w:sz w:val="20"/>
      </w:rPr>
    </w:lvl>
    <w:lvl w:ilvl="1" w:tentative="0">
      <w:start w:val="1"/>
      <w:numFmt w:val="bullet"/>
      <w:lvlText w:val="o"/>
      <w:lvlJc w:val="left"/>
      <w:pPr>
        <w:tabs>
          <w:tab w:val="left" w:pos="1647"/>
        </w:tabs>
        <w:ind w:left="1647" w:hanging="360"/>
      </w:pPr>
      <w:rPr>
        <w:rFonts w:hint="default" w:ascii="Courier New" w:hAnsi="Courier New"/>
        <w:sz w:val="20"/>
      </w:rPr>
    </w:lvl>
    <w:lvl w:ilvl="2" w:tentative="0">
      <w:start w:val="1"/>
      <w:numFmt w:val="bullet"/>
      <w:lvlText w:val=""/>
      <w:lvlJc w:val="left"/>
      <w:pPr>
        <w:tabs>
          <w:tab w:val="left" w:pos="2367"/>
        </w:tabs>
        <w:ind w:left="2367" w:hanging="360"/>
      </w:pPr>
      <w:rPr>
        <w:rFonts w:hint="default" w:ascii="Wingdings" w:hAnsi="Wingdings"/>
        <w:sz w:val="20"/>
      </w:rPr>
    </w:lvl>
    <w:lvl w:ilvl="3" w:tentative="0">
      <w:start w:val="1"/>
      <w:numFmt w:val="bullet"/>
      <w:lvlText w:val=""/>
      <w:lvlJc w:val="left"/>
      <w:pPr>
        <w:tabs>
          <w:tab w:val="left" w:pos="3087"/>
        </w:tabs>
        <w:ind w:left="3087" w:hanging="360"/>
      </w:pPr>
      <w:rPr>
        <w:rFonts w:hint="default" w:ascii="Wingdings" w:hAnsi="Wingdings"/>
        <w:sz w:val="20"/>
      </w:rPr>
    </w:lvl>
    <w:lvl w:ilvl="4" w:tentative="0">
      <w:start w:val="1"/>
      <w:numFmt w:val="bullet"/>
      <w:lvlText w:val=""/>
      <w:lvlJc w:val="left"/>
      <w:pPr>
        <w:tabs>
          <w:tab w:val="left" w:pos="3807"/>
        </w:tabs>
        <w:ind w:left="3807" w:hanging="360"/>
      </w:pPr>
      <w:rPr>
        <w:rFonts w:hint="default" w:ascii="Wingdings" w:hAnsi="Wingdings"/>
        <w:sz w:val="20"/>
      </w:rPr>
    </w:lvl>
    <w:lvl w:ilvl="5" w:tentative="0">
      <w:start w:val="1"/>
      <w:numFmt w:val="bullet"/>
      <w:lvlText w:val=""/>
      <w:lvlJc w:val="left"/>
      <w:pPr>
        <w:tabs>
          <w:tab w:val="left" w:pos="4527"/>
        </w:tabs>
        <w:ind w:left="4527" w:hanging="360"/>
      </w:pPr>
      <w:rPr>
        <w:rFonts w:hint="default" w:ascii="Wingdings" w:hAnsi="Wingdings"/>
        <w:sz w:val="20"/>
      </w:rPr>
    </w:lvl>
    <w:lvl w:ilvl="6" w:tentative="0">
      <w:start w:val="1"/>
      <w:numFmt w:val="bullet"/>
      <w:lvlText w:val=""/>
      <w:lvlJc w:val="left"/>
      <w:pPr>
        <w:tabs>
          <w:tab w:val="left" w:pos="5247"/>
        </w:tabs>
        <w:ind w:left="5247" w:hanging="360"/>
      </w:pPr>
      <w:rPr>
        <w:rFonts w:hint="default" w:ascii="Wingdings" w:hAnsi="Wingdings"/>
        <w:sz w:val="20"/>
      </w:rPr>
    </w:lvl>
    <w:lvl w:ilvl="7" w:tentative="0">
      <w:start w:val="1"/>
      <w:numFmt w:val="bullet"/>
      <w:lvlText w:val=""/>
      <w:lvlJc w:val="left"/>
      <w:pPr>
        <w:tabs>
          <w:tab w:val="left" w:pos="5967"/>
        </w:tabs>
        <w:ind w:left="5967" w:hanging="360"/>
      </w:pPr>
      <w:rPr>
        <w:rFonts w:hint="default" w:ascii="Wingdings" w:hAnsi="Wingdings"/>
        <w:sz w:val="20"/>
      </w:rPr>
    </w:lvl>
    <w:lvl w:ilvl="8" w:tentative="0">
      <w:start w:val="1"/>
      <w:numFmt w:val="bullet"/>
      <w:lvlText w:val=""/>
      <w:lvlJc w:val="left"/>
      <w:pPr>
        <w:tabs>
          <w:tab w:val="left" w:pos="6687"/>
        </w:tabs>
        <w:ind w:left="6687" w:hanging="360"/>
      </w:pPr>
      <w:rPr>
        <w:rFonts w:hint="default" w:ascii="Wingdings" w:hAnsi="Wingdings"/>
        <w:sz w:val="20"/>
      </w:rPr>
    </w:lvl>
  </w:abstractNum>
  <w:abstractNum w:abstractNumId="1">
    <w:nsid w:val="20163572"/>
    <w:multiLevelType w:val="multilevel"/>
    <w:tmpl w:val="20163572"/>
    <w:lvl w:ilvl="0" w:tentative="0">
      <w:start w:val="1"/>
      <w:numFmt w:val="bullet"/>
      <w:lvlText w:val=""/>
      <w:lvlJc w:val="left"/>
      <w:pPr>
        <w:tabs>
          <w:tab w:val="left" w:pos="1069"/>
        </w:tabs>
        <w:ind w:left="1069" w:hanging="360"/>
      </w:pPr>
      <w:rPr>
        <w:rFonts w:hint="default" w:ascii="Symbol" w:hAnsi="Symbol"/>
        <w:sz w:val="20"/>
      </w:rPr>
    </w:lvl>
    <w:lvl w:ilvl="1" w:tentative="0">
      <w:start w:val="1"/>
      <w:numFmt w:val="bullet"/>
      <w:lvlText w:val="o"/>
      <w:lvlJc w:val="left"/>
      <w:pPr>
        <w:tabs>
          <w:tab w:val="left" w:pos="1789"/>
        </w:tabs>
        <w:ind w:left="1789" w:hanging="360"/>
      </w:pPr>
      <w:rPr>
        <w:rFonts w:hint="default" w:ascii="Courier New" w:hAnsi="Courier New"/>
        <w:sz w:val="20"/>
      </w:rPr>
    </w:lvl>
    <w:lvl w:ilvl="2" w:tentative="0">
      <w:start w:val="1"/>
      <w:numFmt w:val="bullet"/>
      <w:lvlText w:val=""/>
      <w:lvlJc w:val="left"/>
      <w:pPr>
        <w:tabs>
          <w:tab w:val="left" w:pos="2509"/>
        </w:tabs>
        <w:ind w:left="2509" w:hanging="360"/>
      </w:pPr>
      <w:rPr>
        <w:rFonts w:hint="default" w:ascii="Wingdings" w:hAnsi="Wingdings"/>
        <w:sz w:val="20"/>
      </w:rPr>
    </w:lvl>
    <w:lvl w:ilvl="3" w:tentative="0">
      <w:start w:val="1"/>
      <w:numFmt w:val="bullet"/>
      <w:lvlText w:val=""/>
      <w:lvlJc w:val="left"/>
      <w:pPr>
        <w:tabs>
          <w:tab w:val="left" w:pos="3229"/>
        </w:tabs>
        <w:ind w:left="3229" w:hanging="360"/>
      </w:pPr>
      <w:rPr>
        <w:rFonts w:hint="default" w:ascii="Wingdings" w:hAnsi="Wingdings"/>
        <w:sz w:val="20"/>
      </w:rPr>
    </w:lvl>
    <w:lvl w:ilvl="4" w:tentative="0">
      <w:start w:val="1"/>
      <w:numFmt w:val="bullet"/>
      <w:lvlText w:val=""/>
      <w:lvlJc w:val="left"/>
      <w:pPr>
        <w:tabs>
          <w:tab w:val="left" w:pos="3949"/>
        </w:tabs>
        <w:ind w:left="3949" w:hanging="360"/>
      </w:pPr>
      <w:rPr>
        <w:rFonts w:hint="default" w:ascii="Wingdings" w:hAnsi="Wingdings"/>
        <w:sz w:val="20"/>
      </w:rPr>
    </w:lvl>
    <w:lvl w:ilvl="5" w:tentative="0">
      <w:start w:val="1"/>
      <w:numFmt w:val="bullet"/>
      <w:lvlText w:val=""/>
      <w:lvlJc w:val="left"/>
      <w:pPr>
        <w:tabs>
          <w:tab w:val="left" w:pos="4669"/>
        </w:tabs>
        <w:ind w:left="4669" w:hanging="360"/>
      </w:pPr>
      <w:rPr>
        <w:rFonts w:hint="default" w:ascii="Wingdings" w:hAnsi="Wingdings"/>
        <w:sz w:val="20"/>
      </w:rPr>
    </w:lvl>
    <w:lvl w:ilvl="6" w:tentative="0">
      <w:start w:val="1"/>
      <w:numFmt w:val="bullet"/>
      <w:lvlText w:val=""/>
      <w:lvlJc w:val="left"/>
      <w:pPr>
        <w:tabs>
          <w:tab w:val="left" w:pos="5389"/>
        </w:tabs>
        <w:ind w:left="5389" w:hanging="360"/>
      </w:pPr>
      <w:rPr>
        <w:rFonts w:hint="default" w:ascii="Wingdings" w:hAnsi="Wingdings"/>
        <w:sz w:val="20"/>
      </w:rPr>
    </w:lvl>
    <w:lvl w:ilvl="7" w:tentative="0">
      <w:start w:val="1"/>
      <w:numFmt w:val="bullet"/>
      <w:lvlText w:val=""/>
      <w:lvlJc w:val="left"/>
      <w:pPr>
        <w:tabs>
          <w:tab w:val="left" w:pos="6109"/>
        </w:tabs>
        <w:ind w:left="6109" w:hanging="360"/>
      </w:pPr>
      <w:rPr>
        <w:rFonts w:hint="default" w:ascii="Wingdings" w:hAnsi="Wingdings"/>
        <w:sz w:val="20"/>
      </w:rPr>
    </w:lvl>
    <w:lvl w:ilvl="8" w:tentative="0">
      <w:start w:val="1"/>
      <w:numFmt w:val="bullet"/>
      <w:lvlText w:val=""/>
      <w:lvlJc w:val="left"/>
      <w:pPr>
        <w:tabs>
          <w:tab w:val="left" w:pos="6829"/>
        </w:tabs>
        <w:ind w:left="6829" w:hanging="360"/>
      </w:pPr>
      <w:rPr>
        <w:rFonts w:hint="default" w:ascii="Wingdings" w:hAnsi="Wingdings"/>
        <w:sz w:val="20"/>
      </w:rPr>
    </w:lvl>
  </w:abstractNum>
  <w:abstractNum w:abstractNumId="2">
    <w:nsid w:val="25990DF6"/>
    <w:multiLevelType w:val="multilevel"/>
    <w:tmpl w:val="25990DF6"/>
    <w:lvl w:ilvl="0" w:tentative="0">
      <w:start w:val="1"/>
      <w:numFmt w:val="bullet"/>
      <w:lvlText w:val=""/>
      <w:lvlJc w:val="left"/>
      <w:pPr>
        <w:tabs>
          <w:tab w:val="left" w:pos="1558"/>
        </w:tabs>
        <w:ind w:left="1069" w:hanging="360"/>
      </w:pPr>
      <w:rPr>
        <w:rFonts w:hint="default" w:ascii="Symbol" w:hAnsi="Symbol"/>
        <w:sz w:val="20"/>
      </w:rPr>
    </w:lvl>
    <w:lvl w:ilvl="1" w:tentative="0">
      <w:start w:val="1"/>
      <w:numFmt w:val="bullet"/>
      <w:lvlText w:val="o"/>
      <w:lvlJc w:val="left"/>
      <w:pPr>
        <w:tabs>
          <w:tab w:val="left" w:pos="2278"/>
        </w:tabs>
        <w:ind w:left="2278" w:hanging="360"/>
      </w:pPr>
      <w:rPr>
        <w:rFonts w:hint="default" w:ascii="Courier New" w:hAnsi="Courier New"/>
        <w:sz w:val="20"/>
      </w:rPr>
    </w:lvl>
    <w:lvl w:ilvl="2" w:tentative="0">
      <w:start w:val="1"/>
      <w:numFmt w:val="bullet"/>
      <w:lvlText w:val=""/>
      <w:lvlJc w:val="left"/>
      <w:pPr>
        <w:tabs>
          <w:tab w:val="left" w:pos="2998"/>
        </w:tabs>
        <w:ind w:left="2998" w:hanging="360"/>
      </w:pPr>
      <w:rPr>
        <w:rFonts w:hint="default" w:ascii="Wingdings" w:hAnsi="Wingdings"/>
        <w:sz w:val="20"/>
      </w:rPr>
    </w:lvl>
    <w:lvl w:ilvl="3" w:tentative="0">
      <w:start w:val="1"/>
      <w:numFmt w:val="bullet"/>
      <w:lvlText w:val=""/>
      <w:lvlJc w:val="left"/>
      <w:pPr>
        <w:tabs>
          <w:tab w:val="left" w:pos="3718"/>
        </w:tabs>
        <w:ind w:left="3718" w:hanging="360"/>
      </w:pPr>
      <w:rPr>
        <w:rFonts w:hint="default" w:ascii="Wingdings" w:hAnsi="Wingdings"/>
        <w:sz w:val="20"/>
      </w:rPr>
    </w:lvl>
    <w:lvl w:ilvl="4" w:tentative="0">
      <w:start w:val="1"/>
      <w:numFmt w:val="bullet"/>
      <w:lvlText w:val=""/>
      <w:lvlJc w:val="left"/>
      <w:pPr>
        <w:tabs>
          <w:tab w:val="left" w:pos="4438"/>
        </w:tabs>
        <w:ind w:left="4438" w:hanging="360"/>
      </w:pPr>
      <w:rPr>
        <w:rFonts w:hint="default" w:ascii="Wingdings" w:hAnsi="Wingdings"/>
        <w:sz w:val="20"/>
      </w:rPr>
    </w:lvl>
    <w:lvl w:ilvl="5" w:tentative="0">
      <w:start w:val="1"/>
      <w:numFmt w:val="bullet"/>
      <w:lvlText w:val=""/>
      <w:lvlJc w:val="left"/>
      <w:pPr>
        <w:tabs>
          <w:tab w:val="left" w:pos="5158"/>
        </w:tabs>
        <w:ind w:left="5158" w:hanging="360"/>
      </w:pPr>
      <w:rPr>
        <w:rFonts w:hint="default" w:ascii="Wingdings" w:hAnsi="Wingdings"/>
        <w:sz w:val="20"/>
      </w:rPr>
    </w:lvl>
    <w:lvl w:ilvl="6" w:tentative="0">
      <w:start w:val="1"/>
      <w:numFmt w:val="bullet"/>
      <w:lvlText w:val=""/>
      <w:lvlJc w:val="left"/>
      <w:pPr>
        <w:tabs>
          <w:tab w:val="left" w:pos="5878"/>
        </w:tabs>
        <w:ind w:left="5878" w:hanging="360"/>
      </w:pPr>
      <w:rPr>
        <w:rFonts w:hint="default" w:ascii="Wingdings" w:hAnsi="Wingdings"/>
        <w:sz w:val="20"/>
      </w:rPr>
    </w:lvl>
    <w:lvl w:ilvl="7" w:tentative="0">
      <w:start w:val="1"/>
      <w:numFmt w:val="bullet"/>
      <w:lvlText w:val=""/>
      <w:lvlJc w:val="left"/>
      <w:pPr>
        <w:tabs>
          <w:tab w:val="left" w:pos="6598"/>
        </w:tabs>
        <w:ind w:left="6598" w:hanging="360"/>
      </w:pPr>
      <w:rPr>
        <w:rFonts w:hint="default" w:ascii="Wingdings" w:hAnsi="Wingdings"/>
        <w:sz w:val="20"/>
      </w:rPr>
    </w:lvl>
    <w:lvl w:ilvl="8" w:tentative="0">
      <w:start w:val="1"/>
      <w:numFmt w:val="bullet"/>
      <w:lvlText w:val=""/>
      <w:lvlJc w:val="left"/>
      <w:pPr>
        <w:tabs>
          <w:tab w:val="left" w:pos="7318"/>
        </w:tabs>
        <w:ind w:left="7318" w:hanging="360"/>
      </w:pPr>
      <w:rPr>
        <w:rFonts w:hint="default" w:ascii="Wingdings" w:hAnsi="Wingdings"/>
        <w:sz w:val="20"/>
      </w:rPr>
    </w:lvl>
  </w:abstractNum>
  <w:abstractNum w:abstractNumId="3">
    <w:nsid w:val="34695A13"/>
    <w:multiLevelType w:val="multilevel"/>
    <w:tmpl w:val="34695A1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4DA6171E"/>
    <w:multiLevelType w:val="multilevel"/>
    <w:tmpl w:val="4DA6171E"/>
    <w:lvl w:ilvl="0" w:tentative="0">
      <w:start w:val="1"/>
      <w:numFmt w:val="bullet"/>
      <w:lvlText w:val=""/>
      <w:lvlJc w:val="left"/>
      <w:pPr>
        <w:tabs>
          <w:tab w:val="left" w:pos="360"/>
        </w:tabs>
        <w:ind w:left="360" w:hanging="360"/>
      </w:pPr>
      <w:rPr>
        <w:rFonts w:hint="default" w:ascii="Symbol" w:hAnsi="Symbol"/>
        <w:sz w:val="20"/>
      </w:rPr>
    </w:lvl>
    <w:lvl w:ilvl="1" w:tentative="0">
      <w:start w:val="1"/>
      <w:numFmt w:val="lowerRoman"/>
      <w:lvlText w:val="%2."/>
      <w:lvlJc w:val="right"/>
      <w:pPr>
        <w:tabs>
          <w:tab w:val="left" w:pos="1440"/>
        </w:tabs>
        <w:ind w:left="1440" w:hanging="360"/>
      </w:p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50F4659F"/>
    <w:multiLevelType w:val="multilevel"/>
    <w:tmpl w:val="50F4659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551A0A28"/>
    <w:multiLevelType w:val="multilevel"/>
    <w:tmpl w:val="551A0A28"/>
    <w:lvl w:ilvl="0" w:tentative="0">
      <w:start w:val="1"/>
      <w:numFmt w:val="bullet"/>
      <w:lvlText w:val=""/>
      <w:lvlJc w:val="left"/>
      <w:pPr>
        <w:tabs>
          <w:tab w:val="left" w:pos="1069"/>
        </w:tabs>
        <w:ind w:left="1069" w:hanging="360"/>
      </w:pPr>
      <w:rPr>
        <w:rFonts w:hint="default" w:ascii="Symbol" w:hAnsi="Symbol"/>
        <w:sz w:val="20"/>
      </w:rPr>
    </w:lvl>
    <w:lvl w:ilvl="1" w:tentative="0">
      <w:start w:val="1"/>
      <w:numFmt w:val="bullet"/>
      <w:lvlText w:val="o"/>
      <w:lvlJc w:val="left"/>
      <w:pPr>
        <w:tabs>
          <w:tab w:val="left" w:pos="1789"/>
        </w:tabs>
        <w:ind w:left="1789" w:hanging="360"/>
      </w:pPr>
      <w:rPr>
        <w:rFonts w:hint="default" w:ascii="Courier New" w:hAnsi="Courier New"/>
        <w:sz w:val="20"/>
      </w:rPr>
    </w:lvl>
    <w:lvl w:ilvl="2" w:tentative="0">
      <w:start w:val="1"/>
      <w:numFmt w:val="bullet"/>
      <w:lvlText w:val=""/>
      <w:lvlJc w:val="left"/>
      <w:pPr>
        <w:tabs>
          <w:tab w:val="left" w:pos="2509"/>
        </w:tabs>
        <w:ind w:left="2509" w:hanging="360"/>
      </w:pPr>
      <w:rPr>
        <w:rFonts w:hint="default" w:ascii="Wingdings" w:hAnsi="Wingdings"/>
        <w:sz w:val="20"/>
      </w:rPr>
    </w:lvl>
    <w:lvl w:ilvl="3" w:tentative="0">
      <w:start w:val="1"/>
      <w:numFmt w:val="bullet"/>
      <w:lvlText w:val=""/>
      <w:lvlJc w:val="left"/>
      <w:pPr>
        <w:tabs>
          <w:tab w:val="left" w:pos="3229"/>
        </w:tabs>
        <w:ind w:left="3229" w:hanging="360"/>
      </w:pPr>
      <w:rPr>
        <w:rFonts w:hint="default" w:ascii="Wingdings" w:hAnsi="Wingdings"/>
        <w:sz w:val="20"/>
      </w:rPr>
    </w:lvl>
    <w:lvl w:ilvl="4" w:tentative="0">
      <w:start w:val="1"/>
      <w:numFmt w:val="bullet"/>
      <w:lvlText w:val=""/>
      <w:lvlJc w:val="left"/>
      <w:pPr>
        <w:tabs>
          <w:tab w:val="left" w:pos="3949"/>
        </w:tabs>
        <w:ind w:left="3949" w:hanging="360"/>
      </w:pPr>
      <w:rPr>
        <w:rFonts w:hint="default" w:ascii="Wingdings" w:hAnsi="Wingdings"/>
        <w:sz w:val="20"/>
      </w:rPr>
    </w:lvl>
    <w:lvl w:ilvl="5" w:tentative="0">
      <w:start w:val="1"/>
      <w:numFmt w:val="bullet"/>
      <w:lvlText w:val=""/>
      <w:lvlJc w:val="left"/>
      <w:pPr>
        <w:tabs>
          <w:tab w:val="left" w:pos="4669"/>
        </w:tabs>
        <w:ind w:left="4669" w:hanging="360"/>
      </w:pPr>
      <w:rPr>
        <w:rFonts w:hint="default" w:ascii="Wingdings" w:hAnsi="Wingdings"/>
        <w:sz w:val="20"/>
      </w:rPr>
    </w:lvl>
    <w:lvl w:ilvl="6" w:tentative="0">
      <w:start w:val="1"/>
      <w:numFmt w:val="bullet"/>
      <w:lvlText w:val=""/>
      <w:lvlJc w:val="left"/>
      <w:pPr>
        <w:tabs>
          <w:tab w:val="left" w:pos="5389"/>
        </w:tabs>
        <w:ind w:left="5389" w:hanging="360"/>
      </w:pPr>
      <w:rPr>
        <w:rFonts w:hint="default" w:ascii="Wingdings" w:hAnsi="Wingdings"/>
        <w:sz w:val="20"/>
      </w:rPr>
    </w:lvl>
    <w:lvl w:ilvl="7" w:tentative="0">
      <w:start w:val="1"/>
      <w:numFmt w:val="bullet"/>
      <w:lvlText w:val=""/>
      <w:lvlJc w:val="left"/>
      <w:pPr>
        <w:tabs>
          <w:tab w:val="left" w:pos="6109"/>
        </w:tabs>
        <w:ind w:left="6109" w:hanging="360"/>
      </w:pPr>
      <w:rPr>
        <w:rFonts w:hint="default" w:ascii="Wingdings" w:hAnsi="Wingdings"/>
        <w:sz w:val="20"/>
      </w:rPr>
    </w:lvl>
    <w:lvl w:ilvl="8" w:tentative="0">
      <w:start w:val="1"/>
      <w:numFmt w:val="bullet"/>
      <w:lvlText w:val=""/>
      <w:lvlJc w:val="left"/>
      <w:pPr>
        <w:tabs>
          <w:tab w:val="left" w:pos="6829"/>
        </w:tabs>
        <w:ind w:left="6829" w:hanging="360"/>
      </w:pPr>
      <w:rPr>
        <w:rFonts w:hint="default" w:ascii="Wingdings" w:hAnsi="Wingdings"/>
        <w:sz w:val="20"/>
      </w:rPr>
    </w:lvl>
  </w:abstractNum>
  <w:abstractNum w:abstractNumId="7">
    <w:nsid w:val="572B4F89"/>
    <w:multiLevelType w:val="multilevel"/>
    <w:tmpl w:val="572B4F89"/>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8">
    <w:nsid w:val="5CCC4791"/>
    <w:multiLevelType w:val="multilevel"/>
    <w:tmpl w:val="5CCC4791"/>
    <w:lvl w:ilvl="0" w:tentative="0">
      <w:start w:val="1"/>
      <w:numFmt w:val="decimal"/>
      <w:lvlText w:val="%1."/>
      <w:lvlJc w:val="left"/>
      <w:pPr>
        <w:ind w:left="360" w:hanging="360"/>
      </w:pPr>
      <w:rPr>
        <w:rFonts w:hint="default"/>
      </w:rPr>
    </w:lvl>
    <w:lvl w:ilvl="1" w:tentative="0">
      <w:start w:val="5"/>
      <w:numFmt w:val="decimal"/>
      <w:isLgl/>
      <w:lvlText w:val="%1.%2"/>
      <w:lvlJc w:val="left"/>
      <w:pPr>
        <w:ind w:left="842" w:hanging="420"/>
      </w:pPr>
      <w:rPr>
        <w:rFonts w:hint="default"/>
      </w:rPr>
    </w:lvl>
    <w:lvl w:ilvl="2" w:tentative="0">
      <w:start w:val="1"/>
      <w:numFmt w:val="decimal"/>
      <w:isLgl/>
      <w:lvlText w:val="%1.%2.%3"/>
      <w:lvlJc w:val="left"/>
      <w:pPr>
        <w:ind w:left="1564" w:hanging="720"/>
      </w:pPr>
      <w:rPr>
        <w:rFonts w:hint="default"/>
      </w:rPr>
    </w:lvl>
    <w:lvl w:ilvl="3" w:tentative="0">
      <w:start w:val="1"/>
      <w:numFmt w:val="decimal"/>
      <w:isLgl/>
      <w:lvlText w:val="%1.%2.%3.%4"/>
      <w:lvlJc w:val="left"/>
      <w:pPr>
        <w:ind w:left="2346" w:hanging="1080"/>
      </w:pPr>
      <w:rPr>
        <w:rFonts w:hint="default"/>
      </w:rPr>
    </w:lvl>
    <w:lvl w:ilvl="4" w:tentative="0">
      <w:start w:val="1"/>
      <w:numFmt w:val="decimal"/>
      <w:isLgl/>
      <w:lvlText w:val="%1.%2.%3.%4.%5"/>
      <w:lvlJc w:val="left"/>
      <w:pPr>
        <w:ind w:left="2768" w:hanging="1080"/>
      </w:pPr>
      <w:rPr>
        <w:rFonts w:hint="default"/>
      </w:rPr>
    </w:lvl>
    <w:lvl w:ilvl="5" w:tentative="0">
      <w:start w:val="1"/>
      <w:numFmt w:val="decimal"/>
      <w:isLgl/>
      <w:lvlText w:val="%1.%2.%3.%4.%5.%6"/>
      <w:lvlJc w:val="left"/>
      <w:pPr>
        <w:ind w:left="3550" w:hanging="1440"/>
      </w:pPr>
      <w:rPr>
        <w:rFonts w:hint="default"/>
      </w:rPr>
    </w:lvl>
    <w:lvl w:ilvl="6" w:tentative="0">
      <w:start w:val="1"/>
      <w:numFmt w:val="decimal"/>
      <w:isLgl/>
      <w:lvlText w:val="%1.%2.%3.%4.%5.%6.%7"/>
      <w:lvlJc w:val="left"/>
      <w:pPr>
        <w:ind w:left="3972" w:hanging="1440"/>
      </w:pPr>
      <w:rPr>
        <w:rFonts w:hint="default"/>
      </w:rPr>
    </w:lvl>
    <w:lvl w:ilvl="7" w:tentative="0">
      <w:start w:val="1"/>
      <w:numFmt w:val="decimal"/>
      <w:isLgl/>
      <w:lvlText w:val="%1.%2.%3.%4.%5.%6.%7.%8"/>
      <w:lvlJc w:val="left"/>
      <w:pPr>
        <w:ind w:left="4754" w:hanging="1800"/>
      </w:pPr>
      <w:rPr>
        <w:rFonts w:hint="default"/>
      </w:rPr>
    </w:lvl>
    <w:lvl w:ilvl="8" w:tentative="0">
      <w:start w:val="1"/>
      <w:numFmt w:val="decimal"/>
      <w:isLgl/>
      <w:lvlText w:val="%1.%2.%3.%4.%5.%6.%7.%8.%9"/>
      <w:lvlJc w:val="left"/>
      <w:pPr>
        <w:ind w:left="5176" w:hanging="1800"/>
      </w:pPr>
      <w:rPr>
        <w:rFonts w:hint="default"/>
      </w:rPr>
    </w:lvl>
  </w:abstractNum>
  <w:abstractNum w:abstractNumId="9">
    <w:nsid w:val="60B411AA"/>
    <w:multiLevelType w:val="multilevel"/>
    <w:tmpl w:val="60B411AA"/>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0">
    <w:nsid w:val="6AE64C03"/>
    <w:multiLevelType w:val="multilevel"/>
    <w:tmpl w:val="6AE64C03"/>
    <w:lvl w:ilvl="0" w:tentative="0">
      <w:start w:val="1"/>
      <w:numFmt w:val="bullet"/>
      <w:lvlText w:val=""/>
      <w:lvlJc w:val="left"/>
      <w:pPr>
        <w:ind w:left="800" w:hanging="440"/>
      </w:pPr>
      <w:rPr>
        <w:rFonts w:hint="default" w:ascii="Wingdings" w:hAnsi="Wingdings"/>
      </w:rPr>
    </w:lvl>
    <w:lvl w:ilvl="1" w:tentative="0">
      <w:start w:val="1"/>
      <w:numFmt w:val="bullet"/>
      <w:lvlText w:val=""/>
      <w:lvlJc w:val="left"/>
      <w:pPr>
        <w:ind w:left="1240" w:hanging="440"/>
      </w:pPr>
      <w:rPr>
        <w:rFonts w:hint="default" w:ascii="Wingdings" w:hAnsi="Wingdings"/>
      </w:rPr>
    </w:lvl>
    <w:lvl w:ilvl="2" w:tentative="0">
      <w:start w:val="1"/>
      <w:numFmt w:val="bullet"/>
      <w:lvlText w:val=""/>
      <w:lvlJc w:val="left"/>
      <w:pPr>
        <w:ind w:left="1680" w:hanging="440"/>
      </w:pPr>
      <w:rPr>
        <w:rFonts w:hint="default" w:ascii="Wingdings" w:hAnsi="Wingdings"/>
      </w:rPr>
    </w:lvl>
    <w:lvl w:ilvl="3" w:tentative="0">
      <w:start w:val="1"/>
      <w:numFmt w:val="bullet"/>
      <w:lvlText w:val=""/>
      <w:lvlJc w:val="left"/>
      <w:pPr>
        <w:ind w:left="2120" w:hanging="440"/>
      </w:pPr>
      <w:rPr>
        <w:rFonts w:hint="default" w:ascii="Wingdings" w:hAnsi="Wingdings"/>
      </w:rPr>
    </w:lvl>
    <w:lvl w:ilvl="4" w:tentative="0">
      <w:start w:val="1"/>
      <w:numFmt w:val="bullet"/>
      <w:lvlText w:val=""/>
      <w:lvlJc w:val="left"/>
      <w:pPr>
        <w:ind w:left="2560" w:hanging="440"/>
      </w:pPr>
      <w:rPr>
        <w:rFonts w:hint="default" w:ascii="Wingdings" w:hAnsi="Wingdings"/>
      </w:rPr>
    </w:lvl>
    <w:lvl w:ilvl="5" w:tentative="0">
      <w:start w:val="1"/>
      <w:numFmt w:val="bullet"/>
      <w:lvlText w:val=""/>
      <w:lvlJc w:val="left"/>
      <w:pPr>
        <w:ind w:left="3000" w:hanging="440"/>
      </w:pPr>
      <w:rPr>
        <w:rFonts w:hint="default" w:ascii="Wingdings" w:hAnsi="Wingdings"/>
      </w:rPr>
    </w:lvl>
    <w:lvl w:ilvl="6" w:tentative="0">
      <w:start w:val="1"/>
      <w:numFmt w:val="bullet"/>
      <w:lvlText w:val=""/>
      <w:lvlJc w:val="left"/>
      <w:pPr>
        <w:ind w:left="3440" w:hanging="440"/>
      </w:pPr>
      <w:rPr>
        <w:rFonts w:hint="default" w:ascii="Wingdings" w:hAnsi="Wingdings"/>
      </w:rPr>
    </w:lvl>
    <w:lvl w:ilvl="7" w:tentative="0">
      <w:start w:val="1"/>
      <w:numFmt w:val="bullet"/>
      <w:lvlText w:val=""/>
      <w:lvlJc w:val="left"/>
      <w:pPr>
        <w:ind w:left="3880" w:hanging="440"/>
      </w:pPr>
      <w:rPr>
        <w:rFonts w:hint="default" w:ascii="Wingdings" w:hAnsi="Wingdings"/>
      </w:rPr>
    </w:lvl>
    <w:lvl w:ilvl="8" w:tentative="0">
      <w:start w:val="1"/>
      <w:numFmt w:val="bullet"/>
      <w:lvlText w:val=""/>
      <w:lvlJc w:val="left"/>
      <w:pPr>
        <w:ind w:left="4320" w:hanging="440"/>
      </w:pPr>
      <w:rPr>
        <w:rFonts w:hint="default" w:ascii="Wingdings" w:hAnsi="Wingdings"/>
      </w:rPr>
    </w:lvl>
  </w:abstractNum>
  <w:abstractNum w:abstractNumId="11">
    <w:nsid w:val="6DCE4262"/>
    <w:multiLevelType w:val="multilevel"/>
    <w:tmpl w:val="6DCE4262"/>
    <w:lvl w:ilvl="0" w:tentative="0">
      <w:start w:val="1"/>
      <w:numFmt w:val="bullet"/>
      <w:lvlText w:val=""/>
      <w:lvlJc w:val="left"/>
      <w:pPr>
        <w:ind w:left="1160" w:hanging="440"/>
      </w:pPr>
      <w:rPr>
        <w:rFonts w:hint="default" w:ascii="Wingdings" w:hAnsi="Wingdings"/>
        <w:sz w:val="13"/>
        <w:szCs w:val="15"/>
      </w:rPr>
    </w:lvl>
    <w:lvl w:ilvl="1" w:tentative="0">
      <w:start w:val="1"/>
      <w:numFmt w:val="bullet"/>
      <w:lvlText w:val=""/>
      <w:lvlJc w:val="left"/>
      <w:pPr>
        <w:ind w:left="1600" w:hanging="440"/>
      </w:pPr>
      <w:rPr>
        <w:rFonts w:hint="default" w:ascii="Wingdings" w:hAnsi="Wingdings"/>
      </w:rPr>
    </w:lvl>
    <w:lvl w:ilvl="2" w:tentative="0">
      <w:start w:val="1"/>
      <w:numFmt w:val="bullet"/>
      <w:lvlText w:val=""/>
      <w:lvlJc w:val="left"/>
      <w:pPr>
        <w:ind w:left="2040" w:hanging="440"/>
      </w:pPr>
      <w:rPr>
        <w:rFonts w:hint="default" w:ascii="Wingdings" w:hAnsi="Wingdings"/>
      </w:rPr>
    </w:lvl>
    <w:lvl w:ilvl="3" w:tentative="0">
      <w:start w:val="1"/>
      <w:numFmt w:val="bullet"/>
      <w:lvlText w:val=""/>
      <w:lvlJc w:val="left"/>
      <w:pPr>
        <w:ind w:left="2480" w:hanging="440"/>
      </w:pPr>
      <w:rPr>
        <w:rFonts w:hint="default" w:ascii="Wingdings" w:hAnsi="Wingdings"/>
      </w:rPr>
    </w:lvl>
    <w:lvl w:ilvl="4" w:tentative="0">
      <w:start w:val="1"/>
      <w:numFmt w:val="bullet"/>
      <w:lvlText w:val=""/>
      <w:lvlJc w:val="left"/>
      <w:pPr>
        <w:ind w:left="2920" w:hanging="440"/>
      </w:pPr>
      <w:rPr>
        <w:rFonts w:hint="default" w:ascii="Wingdings" w:hAnsi="Wingdings"/>
      </w:rPr>
    </w:lvl>
    <w:lvl w:ilvl="5" w:tentative="0">
      <w:start w:val="1"/>
      <w:numFmt w:val="bullet"/>
      <w:lvlText w:val=""/>
      <w:lvlJc w:val="left"/>
      <w:pPr>
        <w:ind w:left="3360" w:hanging="440"/>
      </w:pPr>
      <w:rPr>
        <w:rFonts w:hint="default" w:ascii="Wingdings" w:hAnsi="Wingdings"/>
      </w:rPr>
    </w:lvl>
    <w:lvl w:ilvl="6" w:tentative="0">
      <w:start w:val="1"/>
      <w:numFmt w:val="bullet"/>
      <w:lvlText w:val=""/>
      <w:lvlJc w:val="left"/>
      <w:pPr>
        <w:ind w:left="3800" w:hanging="440"/>
      </w:pPr>
      <w:rPr>
        <w:rFonts w:hint="default" w:ascii="Wingdings" w:hAnsi="Wingdings"/>
      </w:rPr>
    </w:lvl>
    <w:lvl w:ilvl="7" w:tentative="0">
      <w:start w:val="1"/>
      <w:numFmt w:val="bullet"/>
      <w:lvlText w:val=""/>
      <w:lvlJc w:val="left"/>
      <w:pPr>
        <w:ind w:left="4240" w:hanging="440"/>
      </w:pPr>
      <w:rPr>
        <w:rFonts w:hint="default" w:ascii="Wingdings" w:hAnsi="Wingdings"/>
      </w:rPr>
    </w:lvl>
    <w:lvl w:ilvl="8" w:tentative="0">
      <w:start w:val="1"/>
      <w:numFmt w:val="bullet"/>
      <w:lvlText w:val=""/>
      <w:lvlJc w:val="left"/>
      <w:pPr>
        <w:ind w:left="4680" w:hanging="440"/>
      </w:pPr>
      <w:rPr>
        <w:rFonts w:hint="default" w:ascii="Wingdings" w:hAnsi="Wingdings"/>
      </w:rPr>
    </w:lvl>
  </w:abstractNum>
  <w:abstractNum w:abstractNumId="12">
    <w:nsid w:val="6F2069C3"/>
    <w:multiLevelType w:val="multilevel"/>
    <w:tmpl w:val="6F2069C3"/>
    <w:lvl w:ilvl="0" w:tentative="0">
      <w:start w:val="1"/>
      <w:numFmt w:val="bullet"/>
      <w:lvlText w:val=""/>
      <w:lvlJc w:val="left"/>
      <w:pPr>
        <w:ind w:left="1160" w:hanging="440"/>
      </w:pPr>
      <w:rPr>
        <w:rFonts w:hint="default" w:ascii="Wingdings" w:hAnsi="Wingdings"/>
      </w:rPr>
    </w:lvl>
    <w:lvl w:ilvl="1" w:tentative="0">
      <w:start w:val="1"/>
      <w:numFmt w:val="bullet"/>
      <w:lvlText w:val=""/>
      <w:lvlJc w:val="left"/>
      <w:pPr>
        <w:ind w:left="1600" w:hanging="440"/>
      </w:pPr>
      <w:rPr>
        <w:rFonts w:hint="default" w:ascii="Wingdings" w:hAnsi="Wingdings"/>
      </w:rPr>
    </w:lvl>
    <w:lvl w:ilvl="2" w:tentative="0">
      <w:start w:val="1"/>
      <w:numFmt w:val="bullet"/>
      <w:lvlText w:val=""/>
      <w:lvlJc w:val="left"/>
      <w:pPr>
        <w:ind w:left="2040" w:hanging="440"/>
      </w:pPr>
      <w:rPr>
        <w:rFonts w:hint="default" w:ascii="Wingdings" w:hAnsi="Wingdings"/>
      </w:rPr>
    </w:lvl>
    <w:lvl w:ilvl="3" w:tentative="0">
      <w:start w:val="1"/>
      <w:numFmt w:val="bullet"/>
      <w:lvlText w:val=""/>
      <w:lvlJc w:val="left"/>
      <w:pPr>
        <w:ind w:left="2480" w:hanging="440"/>
      </w:pPr>
      <w:rPr>
        <w:rFonts w:hint="default" w:ascii="Wingdings" w:hAnsi="Wingdings"/>
      </w:rPr>
    </w:lvl>
    <w:lvl w:ilvl="4" w:tentative="0">
      <w:start w:val="1"/>
      <w:numFmt w:val="bullet"/>
      <w:lvlText w:val=""/>
      <w:lvlJc w:val="left"/>
      <w:pPr>
        <w:ind w:left="2920" w:hanging="440"/>
      </w:pPr>
      <w:rPr>
        <w:rFonts w:hint="default" w:ascii="Wingdings" w:hAnsi="Wingdings"/>
      </w:rPr>
    </w:lvl>
    <w:lvl w:ilvl="5" w:tentative="0">
      <w:start w:val="1"/>
      <w:numFmt w:val="bullet"/>
      <w:lvlText w:val=""/>
      <w:lvlJc w:val="left"/>
      <w:pPr>
        <w:ind w:left="3360" w:hanging="440"/>
      </w:pPr>
      <w:rPr>
        <w:rFonts w:hint="default" w:ascii="Wingdings" w:hAnsi="Wingdings"/>
      </w:rPr>
    </w:lvl>
    <w:lvl w:ilvl="6" w:tentative="0">
      <w:start w:val="1"/>
      <w:numFmt w:val="bullet"/>
      <w:lvlText w:val=""/>
      <w:lvlJc w:val="left"/>
      <w:pPr>
        <w:ind w:left="3800" w:hanging="440"/>
      </w:pPr>
      <w:rPr>
        <w:rFonts w:hint="default" w:ascii="Wingdings" w:hAnsi="Wingdings"/>
      </w:rPr>
    </w:lvl>
    <w:lvl w:ilvl="7" w:tentative="0">
      <w:start w:val="1"/>
      <w:numFmt w:val="bullet"/>
      <w:lvlText w:val=""/>
      <w:lvlJc w:val="left"/>
      <w:pPr>
        <w:ind w:left="4240" w:hanging="440"/>
      </w:pPr>
      <w:rPr>
        <w:rFonts w:hint="default" w:ascii="Wingdings" w:hAnsi="Wingdings"/>
      </w:rPr>
    </w:lvl>
    <w:lvl w:ilvl="8" w:tentative="0">
      <w:start w:val="1"/>
      <w:numFmt w:val="bullet"/>
      <w:lvlText w:val=""/>
      <w:lvlJc w:val="left"/>
      <w:pPr>
        <w:ind w:left="4680" w:hanging="440"/>
      </w:pPr>
      <w:rPr>
        <w:rFonts w:hint="default" w:ascii="Wingdings" w:hAnsi="Wingdings"/>
      </w:rPr>
    </w:lvl>
  </w:abstractNum>
  <w:abstractNum w:abstractNumId="13">
    <w:nsid w:val="7FD900AA"/>
    <w:multiLevelType w:val="multilevel"/>
    <w:tmpl w:val="7FD900AA"/>
    <w:lvl w:ilvl="0" w:tentative="0">
      <w:start w:val="1"/>
      <w:numFmt w:val="bullet"/>
      <w:lvlText w:val=""/>
      <w:lvlJc w:val="left"/>
      <w:pPr>
        <w:tabs>
          <w:tab w:val="left" w:pos="1069"/>
        </w:tabs>
        <w:ind w:left="1069" w:hanging="360"/>
      </w:pPr>
      <w:rPr>
        <w:rFonts w:hint="default" w:ascii="Symbol" w:hAnsi="Symbol"/>
        <w:sz w:val="20"/>
      </w:rPr>
    </w:lvl>
    <w:lvl w:ilvl="1" w:tentative="0">
      <w:start w:val="1"/>
      <w:numFmt w:val="bullet"/>
      <w:lvlText w:val="o"/>
      <w:lvlJc w:val="left"/>
      <w:pPr>
        <w:tabs>
          <w:tab w:val="left" w:pos="1789"/>
        </w:tabs>
        <w:ind w:left="1789" w:hanging="360"/>
      </w:pPr>
      <w:rPr>
        <w:rFonts w:hint="default" w:ascii="Courier New" w:hAnsi="Courier New"/>
        <w:sz w:val="20"/>
      </w:rPr>
    </w:lvl>
    <w:lvl w:ilvl="2" w:tentative="0">
      <w:start w:val="1"/>
      <w:numFmt w:val="bullet"/>
      <w:lvlText w:val=""/>
      <w:lvlJc w:val="left"/>
      <w:pPr>
        <w:tabs>
          <w:tab w:val="left" w:pos="2509"/>
        </w:tabs>
        <w:ind w:left="2509" w:hanging="360"/>
      </w:pPr>
      <w:rPr>
        <w:rFonts w:hint="default" w:ascii="Wingdings" w:hAnsi="Wingdings"/>
        <w:sz w:val="20"/>
      </w:rPr>
    </w:lvl>
    <w:lvl w:ilvl="3" w:tentative="0">
      <w:start w:val="1"/>
      <w:numFmt w:val="bullet"/>
      <w:lvlText w:val=""/>
      <w:lvlJc w:val="left"/>
      <w:pPr>
        <w:tabs>
          <w:tab w:val="left" w:pos="3229"/>
        </w:tabs>
        <w:ind w:left="3229" w:hanging="360"/>
      </w:pPr>
      <w:rPr>
        <w:rFonts w:hint="default" w:ascii="Wingdings" w:hAnsi="Wingdings"/>
        <w:sz w:val="20"/>
      </w:rPr>
    </w:lvl>
    <w:lvl w:ilvl="4" w:tentative="0">
      <w:start w:val="1"/>
      <w:numFmt w:val="bullet"/>
      <w:lvlText w:val=""/>
      <w:lvlJc w:val="left"/>
      <w:pPr>
        <w:tabs>
          <w:tab w:val="left" w:pos="3949"/>
        </w:tabs>
        <w:ind w:left="3949" w:hanging="360"/>
      </w:pPr>
      <w:rPr>
        <w:rFonts w:hint="default" w:ascii="Wingdings" w:hAnsi="Wingdings"/>
        <w:sz w:val="20"/>
      </w:rPr>
    </w:lvl>
    <w:lvl w:ilvl="5" w:tentative="0">
      <w:start w:val="1"/>
      <w:numFmt w:val="bullet"/>
      <w:lvlText w:val=""/>
      <w:lvlJc w:val="left"/>
      <w:pPr>
        <w:tabs>
          <w:tab w:val="left" w:pos="4669"/>
        </w:tabs>
        <w:ind w:left="4669" w:hanging="360"/>
      </w:pPr>
      <w:rPr>
        <w:rFonts w:hint="default" w:ascii="Wingdings" w:hAnsi="Wingdings"/>
        <w:sz w:val="20"/>
      </w:rPr>
    </w:lvl>
    <w:lvl w:ilvl="6" w:tentative="0">
      <w:start w:val="1"/>
      <w:numFmt w:val="bullet"/>
      <w:lvlText w:val=""/>
      <w:lvlJc w:val="left"/>
      <w:pPr>
        <w:tabs>
          <w:tab w:val="left" w:pos="5389"/>
        </w:tabs>
        <w:ind w:left="5389" w:hanging="360"/>
      </w:pPr>
      <w:rPr>
        <w:rFonts w:hint="default" w:ascii="Wingdings" w:hAnsi="Wingdings"/>
        <w:sz w:val="20"/>
      </w:rPr>
    </w:lvl>
    <w:lvl w:ilvl="7" w:tentative="0">
      <w:start w:val="1"/>
      <w:numFmt w:val="bullet"/>
      <w:lvlText w:val=""/>
      <w:lvlJc w:val="left"/>
      <w:pPr>
        <w:tabs>
          <w:tab w:val="left" w:pos="6109"/>
        </w:tabs>
        <w:ind w:left="6109" w:hanging="360"/>
      </w:pPr>
      <w:rPr>
        <w:rFonts w:hint="default" w:ascii="Wingdings" w:hAnsi="Wingdings"/>
        <w:sz w:val="20"/>
      </w:rPr>
    </w:lvl>
    <w:lvl w:ilvl="8" w:tentative="0">
      <w:start w:val="1"/>
      <w:numFmt w:val="bullet"/>
      <w:lvlText w:val=""/>
      <w:lvlJc w:val="left"/>
      <w:pPr>
        <w:tabs>
          <w:tab w:val="left" w:pos="6829"/>
        </w:tabs>
        <w:ind w:left="6829" w:hanging="360"/>
      </w:pPr>
      <w:rPr>
        <w:rFonts w:hint="default" w:ascii="Wingdings" w:hAnsi="Wingdings"/>
        <w:sz w:val="20"/>
      </w:rPr>
    </w:lvl>
  </w:abstractNum>
  <w:num w:numId="1">
    <w:abstractNumId w:val="7"/>
  </w:num>
  <w:num w:numId="2">
    <w:abstractNumId w:val="0"/>
  </w:num>
  <w:num w:numId="3">
    <w:abstractNumId w:val="11"/>
  </w:num>
  <w:num w:numId="4">
    <w:abstractNumId w:val="9"/>
  </w:num>
  <w:num w:numId="5">
    <w:abstractNumId w:val="8"/>
  </w:num>
  <w:num w:numId="6">
    <w:abstractNumId w:val="13"/>
  </w:num>
  <w:num w:numId="7">
    <w:abstractNumId w:val="6"/>
  </w:num>
  <w:num w:numId="8">
    <w:abstractNumId w:val="1"/>
  </w:num>
  <w:num w:numId="9">
    <w:abstractNumId w:val="10"/>
  </w:num>
  <w:num w:numId="10">
    <w:abstractNumId w:val="2"/>
  </w:num>
  <w:num w:numId="11">
    <w:abstractNumId w:val="5"/>
  </w:num>
  <w:num w:numId="12">
    <w:abstractNumId w:val="12"/>
  </w:num>
  <w:num w:numId="13">
    <w:abstractNumId w:val="3"/>
  </w:num>
  <w:num w:numId="14">
    <w:abstractNumId w:val="4"/>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LS">
    <w15:presenceInfo w15:providerId="None" w15:userId="LS"/>
  </w15:person>
  <w15:person w15:author="马转">
    <w15:presenceInfo w15:providerId="None" w15:userId="马转"/>
  </w15:person>
  <w15:person w15:author="程月">
    <w15:presenceInfo w15:providerId="AD" w15:userId="S-1-5-21-4112810817-2302969718-2633759184-9921"/>
  </w15:person>
  <w15:person w15:author="白贝贝/法律合规部/国泰海通证券">
    <w15:presenceInfo w15:providerId="None" w15:userId="白贝贝/法律合规部/国泰海通证券"/>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4E9D"/>
    <w:rsid w:val="000063D6"/>
    <w:rsid w:val="00024FB8"/>
    <w:rsid w:val="000260BC"/>
    <w:rsid w:val="00080957"/>
    <w:rsid w:val="000845CC"/>
    <w:rsid w:val="00097A5C"/>
    <w:rsid w:val="000C1CA5"/>
    <w:rsid w:val="000D7C6D"/>
    <w:rsid w:val="000F3C8F"/>
    <w:rsid w:val="00114D37"/>
    <w:rsid w:val="00120E78"/>
    <w:rsid w:val="00146704"/>
    <w:rsid w:val="00154A63"/>
    <w:rsid w:val="001778BD"/>
    <w:rsid w:val="00177C13"/>
    <w:rsid w:val="0018631B"/>
    <w:rsid w:val="00190F43"/>
    <w:rsid w:val="001A1698"/>
    <w:rsid w:val="001A4544"/>
    <w:rsid w:val="001B307C"/>
    <w:rsid w:val="001C2735"/>
    <w:rsid w:val="001D587C"/>
    <w:rsid w:val="001D7CD1"/>
    <w:rsid w:val="001D7DF9"/>
    <w:rsid w:val="00224AA3"/>
    <w:rsid w:val="00235292"/>
    <w:rsid w:val="002415E8"/>
    <w:rsid w:val="002416A2"/>
    <w:rsid w:val="0024216C"/>
    <w:rsid w:val="002775CC"/>
    <w:rsid w:val="00282D6A"/>
    <w:rsid w:val="0029619A"/>
    <w:rsid w:val="002A0506"/>
    <w:rsid w:val="002A76EE"/>
    <w:rsid w:val="002D3CF4"/>
    <w:rsid w:val="002E1934"/>
    <w:rsid w:val="002E456E"/>
    <w:rsid w:val="002F6647"/>
    <w:rsid w:val="002F6A9D"/>
    <w:rsid w:val="00313815"/>
    <w:rsid w:val="00331C6D"/>
    <w:rsid w:val="00344EE8"/>
    <w:rsid w:val="003604C3"/>
    <w:rsid w:val="00382576"/>
    <w:rsid w:val="0039179F"/>
    <w:rsid w:val="003B685B"/>
    <w:rsid w:val="003E5E84"/>
    <w:rsid w:val="00466DCB"/>
    <w:rsid w:val="00476D30"/>
    <w:rsid w:val="00480108"/>
    <w:rsid w:val="00495DC3"/>
    <w:rsid w:val="004A51F2"/>
    <w:rsid w:val="004A56E0"/>
    <w:rsid w:val="004B1B05"/>
    <w:rsid w:val="004B4211"/>
    <w:rsid w:val="004B6A6E"/>
    <w:rsid w:val="004D02A5"/>
    <w:rsid w:val="004D44C7"/>
    <w:rsid w:val="004D5777"/>
    <w:rsid w:val="004F2963"/>
    <w:rsid w:val="00504025"/>
    <w:rsid w:val="00511230"/>
    <w:rsid w:val="005728AB"/>
    <w:rsid w:val="005B15BB"/>
    <w:rsid w:val="005D386B"/>
    <w:rsid w:val="005E1A2F"/>
    <w:rsid w:val="005F24DF"/>
    <w:rsid w:val="006041B0"/>
    <w:rsid w:val="006047B1"/>
    <w:rsid w:val="00642455"/>
    <w:rsid w:val="00650297"/>
    <w:rsid w:val="006752E2"/>
    <w:rsid w:val="0068736D"/>
    <w:rsid w:val="006A4870"/>
    <w:rsid w:val="006A4C66"/>
    <w:rsid w:val="006A4FAD"/>
    <w:rsid w:val="006B333A"/>
    <w:rsid w:val="006C1B77"/>
    <w:rsid w:val="006C6452"/>
    <w:rsid w:val="006F2051"/>
    <w:rsid w:val="00743858"/>
    <w:rsid w:val="00754C53"/>
    <w:rsid w:val="00762F4F"/>
    <w:rsid w:val="00763BAA"/>
    <w:rsid w:val="0076550C"/>
    <w:rsid w:val="00766AC1"/>
    <w:rsid w:val="007674C8"/>
    <w:rsid w:val="00773899"/>
    <w:rsid w:val="007754E3"/>
    <w:rsid w:val="00794838"/>
    <w:rsid w:val="007D7264"/>
    <w:rsid w:val="007E2485"/>
    <w:rsid w:val="007E6E60"/>
    <w:rsid w:val="007F3334"/>
    <w:rsid w:val="00804E9D"/>
    <w:rsid w:val="008246F6"/>
    <w:rsid w:val="00855A5A"/>
    <w:rsid w:val="008836C8"/>
    <w:rsid w:val="00883904"/>
    <w:rsid w:val="0089185C"/>
    <w:rsid w:val="008D0250"/>
    <w:rsid w:val="008E7255"/>
    <w:rsid w:val="008F4BE6"/>
    <w:rsid w:val="00910D7C"/>
    <w:rsid w:val="009225C8"/>
    <w:rsid w:val="00941FF4"/>
    <w:rsid w:val="00952422"/>
    <w:rsid w:val="0098498A"/>
    <w:rsid w:val="009873D9"/>
    <w:rsid w:val="00987A56"/>
    <w:rsid w:val="00994D74"/>
    <w:rsid w:val="009B1E54"/>
    <w:rsid w:val="009B4B67"/>
    <w:rsid w:val="009C0E59"/>
    <w:rsid w:val="009E2B93"/>
    <w:rsid w:val="009E6B79"/>
    <w:rsid w:val="00A02B72"/>
    <w:rsid w:val="00A205CD"/>
    <w:rsid w:val="00A33673"/>
    <w:rsid w:val="00A4225F"/>
    <w:rsid w:val="00A54380"/>
    <w:rsid w:val="00A6398D"/>
    <w:rsid w:val="00A77F8C"/>
    <w:rsid w:val="00A87131"/>
    <w:rsid w:val="00AA16EE"/>
    <w:rsid w:val="00AB3E7D"/>
    <w:rsid w:val="00AC0491"/>
    <w:rsid w:val="00AC1150"/>
    <w:rsid w:val="00AC7D3E"/>
    <w:rsid w:val="00AD7134"/>
    <w:rsid w:val="00AF2236"/>
    <w:rsid w:val="00AF7240"/>
    <w:rsid w:val="00B1012D"/>
    <w:rsid w:val="00B21A6A"/>
    <w:rsid w:val="00B26FC3"/>
    <w:rsid w:val="00B36692"/>
    <w:rsid w:val="00B82D61"/>
    <w:rsid w:val="00B875CD"/>
    <w:rsid w:val="00B91F35"/>
    <w:rsid w:val="00B94C5C"/>
    <w:rsid w:val="00BA25C1"/>
    <w:rsid w:val="00BD7570"/>
    <w:rsid w:val="00BE16FC"/>
    <w:rsid w:val="00BE50B3"/>
    <w:rsid w:val="00BF79A4"/>
    <w:rsid w:val="00C1784F"/>
    <w:rsid w:val="00C35471"/>
    <w:rsid w:val="00C61AAA"/>
    <w:rsid w:val="00C66F4B"/>
    <w:rsid w:val="00C95763"/>
    <w:rsid w:val="00CE7221"/>
    <w:rsid w:val="00D00038"/>
    <w:rsid w:val="00D05382"/>
    <w:rsid w:val="00D13AAB"/>
    <w:rsid w:val="00D52A38"/>
    <w:rsid w:val="00D942E2"/>
    <w:rsid w:val="00D97492"/>
    <w:rsid w:val="00DA1529"/>
    <w:rsid w:val="00DF0991"/>
    <w:rsid w:val="00E06B99"/>
    <w:rsid w:val="00E11B8E"/>
    <w:rsid w:val="00E27174"/>
    <w:rsid w:val="00E33FAF"/>
    <w:rsid w:val="00E34915"/>
    <w:rsid w:val="00E35CF0"/>
    <w:rsid w:val="00E36E36"/>
    <w:rsid w:val="00E447D7"/>
    <w:rsid w:val="00E460F2"/>
    <w:rsid w:val="00E47820"/>
    <w:rsid w:val="00E52DF4"/>
    <w:rsid w:val="00E56DBF"/>
    <w:rsid w:val="00E812A3"/>
    <w:rsid w:val="00ED3935"/>
    <w:rsid w:val="00F064D9"/>
    <w:rsid w:val="00F10E78"/>
    <w:rsid w:val="00F34A05"/>
    <w:rsid w:val="00F459A2"/>
    <w:rsid w:val="00F51018"/>
    <w:rsid w:val="00F55606"/>
    <w:rsid w:val="00F660A2"/>
    <w:rsid w:val="00F71848"/>
    <w:rsid w:val="00F73A92"/>
    <w:rsid w:val="00F77916"/>
    <w:rsid w:val="00F80F14"/>
    <w:rsid w:val="00F934D4"/>
    <w:rsid w:val="00FB31DE"/>
    <w:rsid w:val="00FD2BEB"/>
    <w:rsid w:val="024A6D3D"/>
    <w:rsid w:val="0D9451F0"/>
    <w:rsid w:val="11633039"/>
    <w:rsid w:val="181D1D9F"/>
    <w:rsid w:val="253E24E1"/>
    <w:rsid w:val="2B843649"/>
    <w:rsid w:val="32E90133"/>
    <w:rsid w:val="33E5680D"/>
    <w:rsid w:val="39F05DCA"/>
    <w:rsid w:val="42F16052"/>
    <w:rsid w:val="47FC74D1"/>
    <w:rsid w:val="48910EAB"/>
    <w:rsid w:val="4C160AC6"/>
    <w:rsid w:val="5E573485"/>
    <w:rsid w:val="70A62CDF"/>
    <w:rsid w:val="7F1E5F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22"/>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23"/>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24"/>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5"/>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6"/>
    <w:semiHidden/>
    <w:unhideWhenUsed/>
    <w:qFormat/>
    <w:uiPriority w:val="9"/>
    <w:pPr>
      <w:keepNext/>
      <w:keepLines/>
      <w:spacing w:before="80" w:after="40"/>
      <w:outlineLvl w:val="4"/>
    </w:pPr>
    <w:rPr>
      <w:rFonts w:cstheme="majorBidi"/>
      <w:color w:val="104862" w:themeColor="accent1" w:themeShade="BF"/>
      <w:sz w:val="24"/>
    </w:rPr>
  </w:style>
  <w:style w:type="paragraph" w:styleId="7">
    <w:name w:val="heading 6"/>
    <w:basedOn w:val="1"/>
    <w:next w:val="1"/>
    <w:link w:val="27"/>
    <w:semiHidden/>
    <w:unhideWhenUsed/>
    <w:qFormat/>
    <w:uiPriority w:val="9"/>
    <w:pPr>
      <w:keepNext/>
      <w:keepLines/>
      <w:spacing w:before="40" w:after="0"/>
      <w:outlineLvl w:val="5"/>
    </w:pPr>
    <w:rPr>
      <w:rFonts w:cstheme="majorBidi"/>
      <w:b/>
      <w:bCs/>
      <w:color w:val="104862" w:themeColor="accent1" w:themeShade="BF"/>
    </w:rPr>
  </w:style>
  <w:style w:type="paragraph" w:styleId="8">
    <w:name w:val="heading 7"/>
    <w:basedOn w:val="1"/>
    <w:next w:val="1"/>
    <w:link w:val="28"/>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9"/>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30"/>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9">
    <w:name w:val="Default Paragraph Font"/>
    <w:semiHidden/>
    <w:unhideWhenUsed/>
    <w:qFormat/>
    <w:uiPriority w:val="1"/>
  </w:style>
  <w:style w:type="table" w:default="1" w:styleId="18">
    <w:name w:val="Normal Table"/>
    <w:semiHidden/>
    <w:unhideWhenUsed/>
    <w:uiPriority w:val="99"/>
    <w:tblPr>
      <w:tblCellMar>
        <w:top w:w="0" w:type="dxa"/>
        <w:left w:w="108" w:type="dxa"/>
        <w:bottom w:w="0" w:type="dxa"/>
        <w:right w:w="108" w:type="dxa"/>
      </w:tblCellMar>
    </w:tblPr>
  </w:style>
  <w:style w:type="paragraph" w:styleId="11">
    <w:name w:val="annotation text"/>
    <w:basedOn w:val="1"/>
    <w:link w:val="40"/>
    <w:unhideWhenUsed/>
    <w:qFormat/>
    <w:uiPriority w:val="99"/>
  </w:style>
  <w:style w:type="paragraph" w:styleId="12">
    <w:name w:val="Balloon Text"/>
    <w:basedOn w:val="1"/>
    <w:link w:val="44"/>
    <w:semiHidden/>
    <w:unhideWhenUsed/>
    <w:qFormat/>
    <w:uiPriority w:val="99"/>
    <w:pPr>
      <w:spacing w:after="0" w:line="240" w:lineRule="auto"/>
    </w:pPr>
    <w:rPr>
      <w:sz w:val="18"/>
      <w:szCs w:val="18"/>
    </w:rPr>
  </w:style>
  <w:style w:type="paragraph" w:styleId="13">
    <w:name w:val="footer"/>
    <w:basedOn w:val="1"/>
    <w:link w:val="43"/>
    <w:unhideWhenUsed/>
    <w:qFormat/>
    <w:uiPriority w:val="99"/>
    <w:pPr>
      <w:tabs>
        <w:tab w:val="center" w:pos="4153"/>
        <w:tab w:val="right" w:pos="8306"/>
      </w:tabs>
      <w:snapToGrid w:val="0"/>
      <w:spacing w:line="240" w:lineRule="auto"/>
    </w:pPr>
    <w:rPr>
      <w:sz w:val="18"/>
      <w:szCs w:val="18"/>
    </w:rPr>
  </w:style>
  <w:style w:type="paragraph" w:styleId="14">
    <w:name w:val="header"/>
    <w:basedOn w:val="1"/>
    <w:link w:val="45"/>
    <w:unhideWhenUsed/>
    <w:qFormat/>
    <w:uiPriority w:val="99"/>
    <w:pPr>
      <w:pBdr>
        <w:bottom w:val="single" w:color="auto" w:sz="6" w:space="1"/>
      </w:pBdr>
      <w:tabs>
        <w:tab w:val="center" w:pos="4153"/>
        <w:tab w:val="right" w:pos="8306"/>
      </w:tabs>
      <w:snapToGrid w:val="0"/>
      <w:spacing w:line="240" w:lineRule="auto"/>
      <w:jc w:val="center"/>
    </w:pPr>
    <w:rPr>
      <w:sz w:val="18"/>
      <w:szCs w:val="18"/>
    </w:rPr>
  </w:style>
  <w:style w:type="paragraph" w:styleId="15">
    <w:name w:val="Subtitle"/>
    <w:basedOn w:val="1"/>
    <w:next w:val="1"/>
    <w:link w:val="32"/>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itle"/>
    <w:basedOn w:val="1"/>
    <w:next w:val="1"/>
    <w:link w:val="31"/>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paragraph" w:styleId="17">
    <w:name w:val="annotation subject"/>
    <w:basedOn w:val="11"/>
    <w:next w:val="11"/>
    <w:link w:val="41"/>
    <w:semiHidden/>
    <w:unhideWhenUsed/>
    <w:qFormat/>
    <w:uiPriority w:val="99"/>
    <w:rPr>
      <w:b/>
      <w:bCs/>
    </w:rPr>
  </w:style>
  <w:style w:type="character" w:styleId="20">
    <w:name w:val="page number"/>
    <w:basedOn w:val="19"/>
    <w:semiHidden/>
    <w:unhideWhenUsed/>
    <w:qFormat/>
    <w:uiPriority w:val="99"/>
  </w:style>
  <w:style w:type="character" w:styleId="21">
    <w:name w:val="annotation reference"/>
    <w:basedOn w:val="19"/>
    <w:semiHidden/>
    <w:unhideWhenUsed/>
    <w:qFormat/>
    <w:uiPriority w:val="99"/>
    <w:rPr>
      <w:sz w:val="21"/>
      <w:szCs w:val="21"/>
    </w:rPr>
  </w:style>
  <w:style w:type="character" w:customStyle="1" w:styleId="22">
    <w:name w:val="标题 1 字符"/>
    <w:basedOn w:val="19"/>
    <w:link w:val="2"/>
    <w:qFormat/>
    <w:uiPriority w:val="9"/>
    <w:rPr>
      <w:rFonts w:asciiTheme="majorHAnsi" w:hAnsiTheme="majorHAnsi" w:eastAsiaTheme="majorEastAsia" w:cstheme="majorBidi"/>
      <w:color w:val="104862" w:themeColor="accent1" w:themeShade="BF"/>
      <w:sz w:val="48"/>
      <w:szCs w:val="48"/>
    </w:rPr>
  </w:style>
  <w:style w:type="character" w:customStyle="1" w:styleId="23">
    <w:name w:val="标题 2 字符"/>
    <w:basedOn w:val="19"/>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24">
    <w:name w:val="标题 3 字符"/>
    <w:basedOn w:val="19"/>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25">
    <w:name w:val="标题 4 字符"/>
    <w:basedOn w:val="19"/>
    <w:link w:val="5"/>
    <w:semiHidden/>
    <w:qFormat/>
    <w:uiPriority w:val="9"/>
    <w:rPr>
      <w:rFonts w:cstheme="majorBidi"/>
      <w:color w:val="104862" w:themeColor="accent1" w:themeShade="BF"/>
      <w:sz w:val="28"/>
      <w:szCs w:val="28"/>
    </w:rPr>
  </w:style>
  <w:style w:type="character" w:customStyle="1" w:styleId="26">
    <w:name w:val="标题 5 字符"/>
    <w:basedOn w:val="19"/>
    <w:link w:val="6"/>
    <w:semiHidden/>
    <w:qFormat/>
    <w:uiPriority w:val="9"/>
    <w:rPr>
      <w:rFonts w:cstheme="majorBidi"/>
      <w:color w:val="104862" w:themeColor="accent1" w:themeShade="BF"/>
      <w:sz w:val="24"/>
    </w:rPr>
  </w:style>
  <w:style w:type="character" w:customStyle="1" w:styleId="27">
    <w:name w:val="标题 6 字符"/>
    <w:basedOn w:val="19"/>
    <w:link w:val="7"/>
    <w:semiHidden/>
    <w:qFormat/>
    <w:uiPriority w:val="9"/>
    <w:rPr>
      <w:rFonts w:cstheme="majorBidi"/>
      <w:b/>
      <w:bCs/>
      <w:color w:val="104862" w:themeColor="accent1" w:themeShade="BF"/>
    </w:rPr>
  </w:style>
  <w:style w:type="character" w:customStyle="1" w:styleId="28">
    <w:name w:val="标题 7 字符"/>
    <w:basedOn w:val="19"/>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9">
    <w:name w:val="标题 8 字符"/>
    <w:basedOn w:val="19"/>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30">
    <w:name w:val="标题 9 字符"/>
    <w:basedOn w:val="19"/>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1">
    <w:name w:val="标题 字符"/>
    <w:basedOn w:val="19"/>
    <w:link w:val="16"/>
    <w:qFormat/>
    <w:uiPriority w:val="10"/>
    <w:rPr>
      <w:rFonts w:asciiTheme="majorHAnsi" w:hAnsiTheme="majorHAnsi" w:eastAsiaTheme="majorEastAsia" w:cstheme="majorBidi"/>
      <w:spacing w:val="-10"/>
      <w:kern w:val="28"/>
      <w:sz w:val="56"/>
      <w:szCs w:val="56"/>
    </w:rPr>
  </w:style>
  <w:style w:type="character" w:customStyle="1" w:styleId="32">
    <w:name w:val="副标题 字符"/>
    <w:basedOn w:val="19"/>
    <w:link w:val="15"/>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3">
    <w:name w:val="Quote"/>
    <w:basedOn w:val="1"/>
    <w:next w:val="1"/>
    <w:link w:val="34"/>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4">
    <w:name w:val="引用 字符"/>
    <w:basedOn w:val="19"/>
    <w:link w:val="33"/>
    <w:qFormat/>
    <w:uiPriority w:val="29"/>
    <w:rPr>
      <w:i/>
      <w:iCs/>
      <w:color w:val="404040" w:themeColor="text1" w:themeTint="BF"/>
      <w14:textFill>
        <w14:solidFill>
          <w14:schemeClr w14:val="tx1">
            <w14:lumMod w14:val="75000"/>
            <w14:lumOff w14:val="25000"/>
          </w14:schemeClr>
        </w14:solidFill>
      </w14:textFill>
    </w:rPr>
  </w:style>
  <w:style w:type="paragraph" w:styleId="35">
    <w:name w:val="List Paragraph"/>
    <w:basedOn w:val="1"/>
    <w:qFormat/>
    <w:uiPriority w:val="34"/>
    <w:pPr>
      <w:ind w:left="720"/>
      <w:contextualSpacing/>
    </w:pPr>
  </w:style>
  <w:style w:type="character" w:customStyle="1" w:styleId="36">
    <w:name w:val="明显强调1"/>
    <w:basedOn w:val="19"/>
    <w:qFormat/>
    <w:uiPriority w:val="21"/>
    <w:rPr>
      <w:i/>
      <w:iCs/>
      <w:color w:val="104862" w:themeColor="accent1" w:themeShade="BF"/>
    </w:rPr>
  </w:style>
  <w:style w:type="paragraph" w:styleId="37">
    <w:name w:val="Intense Quote"/>
    <w:basedOn w:val="1"/>
    <w:next w:val="1"/>
    <w:link w:val="38"/>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8">
    <w:name w:val="明显引用 字符"/>
    <w:basedOn w:val="19"/>
    <w:link w:val="37"/>
    <w:qFormat/>
    <w:uiPriority w:val="30"/>
    <w:rPr>
      <w:i/>
      <w:iCs/>
      <w:color w:val="104862" w:themeColor="accent1" w:themeShade="BF"/>
    </w:rPr>
  </w:style>
  <w:style w:type="character" w:customStyle="1" w:styleId="39">
    <w:name w:val="明显参考1"/>
    <w:basedOn w:val="19"/>
    <w:qFormat/>
    <w:uiPriority w:val="32"/>
    <w:rPr>
      <w:b/>
      <w:bCs/>
      <w:smallCaps/>
      <w:color w:val="104862" w:themeColor="accent1" w:themeShade="BF"/>
      <w:spacing w:val="5"/>
    </w:rPr>
  </w:style>
  <w:style w:type="character" w:customStyle="1" w:styleId="40">
    <w:name w:val="批注文字 字符"/>
    <w:basedOn w:val="19"/>
    <w:link w:val="11"/>
    <w:qFormat/>
    <w:uiPriority w:val="99"/>
    <w:rPr>
      <w:rFonts w:asciiTheme="minorHAnsi" w:hAnsiTheme="minorHAnsi" w:eastAsiaTheme="minorEastAsia" w:cstheme="minorBidi"/>
      <w:kern w:val="2"/>
      <w:sz w:val="22"/>
      <w:szCs w:val="24"/>
      <w14:ligatures w14:val="standardContextual"/>
    </w:rPr>
  </w:style>
  <w:style w:type="character" w:customStyle="1" w:styleId="41">
    <w:name w:val="批注主题 字符"/>
    <w:basedOn w:val="40"/>
    <w:link w:val="17"/>
    <w:semiHidden/>
    <w:qFormat/>
    <w:uiPriority w:val="99"/>
    <w:rPr>
      <w:rFonts w:asciiTheme="minorHAnsi" w:hAnsiTheme="minorHAnsi" w:eastAsiaTheme="minorEastAsia" w:cstheme="minorBidi"/>
      <w:b/>
      <w:bCs/>
      <w:kern w:val="2"/>
      <w:sz w:val="22"/>
      <w:szCs w:val="24"/>
      <w14:ligatures w14:val="standardContextual"/>
    </w:rPr>
  </w:style>
  <w:style w:type="paragraph" w:customStyle="1" w:styleId="42">
    <w:name w:val="修订1"/>
    <w:hidden/>
    <w:unhideWhenUsed/>
    <w:qFormat/>
    <w:uiPriority w:val="99"/>
    <w:rPr>
      <w:rFonts w:asciiTheme="minorHAnsi" w:hAnsiTheme="minorHAnsi" w:eastAsiaTheme="minorEastAsia" w:cstheme="minorBidi"/>
      <w:kern w:val="2"/>
      <w:sz w:val="22"/>
      <w:szCs w:val="24"/>
      <w:lang w:val="en-US" w:eastAsia="zh-CN" w:bidi="ar-SA"/>
      <w14:ligatures w14:val="standardContextual"/>
    </w:rPr>
  </w:style>
  <w:style w:type="character" w:customStyle="1" w:styleId="43">
    <w:name w:val="页脚 字符"/>
    <w:basedOn w:val="19"/>
    <w:link w:val="13"/>
    <w:qFormat/>
    <w:uiPriority w:val="99"/>
    <w:rPr>
      <w:rFonts w:asciiTheme="minorHAnsi" w:hAnsiTheme="minorHAnsi" w:eastAsiaTheme="minorEastAsia" w:cstheme="minorBidi"/>
      <w:kern w:val="2"/>
      <w:sz w:val="18"/>
      <w:szCs w:val="18"/>
      <w14:ligatures w14:val="standardContextual"/>
    </w:rPr>
  </w:style>
  <w:style w:type="character" w:customStyle="1" w:styleId="44">
    <w:name w:val="批注框文本 字符"/>
    <w:basedOn w:val="19"/>
    <w:link w:val="12"/>
    <w:semiHidden/>
    <w:qFormat/>
    <w:uiPriority w:val="99"/>
    <w:rPr>
      <w:rFonts w:asciiTheme="minorHAnsi" w:hAnsiTheme="minorHAnsi" w:eastAsiaTheme="minorEastAsia" w:cstheme="minorBidi"/>
      <w:kern w:val="2"/>
      <w:sz w:val="18"/>
      <w:szCs w:val="18"/>
      <w14:ligatures w14:val="standardContextual"/>
    </w:rPr>
  </w:style>
  <w:style w:type="character" w:customStyle="1" w:styleId="45">
    <w:name w:val="页眉 字符"/>
    <w:basedOn w:val="19"/>
    <w:link w:val="14"/>
    <w:qFormat/>
    <w:uiPriority w:val="99"/>
    <w:rPr>
      <w:rFonts w:asciiTheme="minorHAnsi" w:hAnsiTheme="minorHAnsi" w:eastAsiaTheme="minorEastAsia" w:cstheme="minorBidi"/>
      <w:kern w:val="2"/>
      <w:sz w:val="18"/>
      <w:szCs w:val="18"/>
      <w14:ligatures w14:val="standardContextual"/>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0" Type="http://schemas.microsoft.com/office/2011/relationships/people" Target="people.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11</Pages>
  <Words>635</Words>
  <Characters>3626</Characters>
  <Lines>30</Lines>
  <Paragraphs>8</Paragraphs>
  <TotalTime>8588</TotalTime>
  <ScaleCrop>false</ScaleCrop>
  <LinksUpToDate>false</LinksUpToDate>
  <CharactersWithSpaces>4253</CharactersWithSpaces>
  <Application>WPS Office_12.8.2.17134_F1E327BC-269C-435d-A152-05C5408002CA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2026-04-15T07:14:00Z</dcterms:created>
  <dc:creator>River He</dc:creator>
  <cp:lastModifiedBy>Administrator</cp:lastModifiedBy>
  <dcterms:modified xsi:type="dcterms:W3CDTF">2026-06-23T01:53:43Z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eyJoZGlkIjoiZGJlMDVlYmI4MzNhNThmOGU1MzNlZDZjZGE0MzZhMWEiLCJ1c2VySWQiOiI0MzE2MzM4MjUifQ==</vt:lpwstr>
  </property>
  <property fmtid="{D5CDD505-2E9C-101B-9397-08002B2CF9AE}" pid="3" name="KSOProductBuildVer">
    <vt:lpwstr>2052-12.8.2.17134</vt:lpwstr>
  </property>
  <property fmtid="{D5CDD505-2E9C-101B-9397-08002B2CF9AE}" pid="4" name="ICV">
    <vt:lpwstr>1147899B31244859BC0BF1ED9283A1E5_13</vt:lpwstr>
  </property>
</Properties>
</file>