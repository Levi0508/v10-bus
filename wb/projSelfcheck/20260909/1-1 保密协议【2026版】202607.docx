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8C826">
      <w:pPr>
        <w:spacing w:before="120" w:after="120" w:line="360" w:lineRule="auto"/>
        <w:jc w:val="center"/>
        <w:rPr>
          <w:rFonts w:hint="eastAsia" w:ascii="黑体" w:hAnsi="黑体" w:eastAsia="黑体" w:cs="黑体"/>
          <w:b/>
          <w:sz w:val="48"/>
          <w:szCs w:val="48"/>
        </w:rPr>
      </w:pPr>
      <w:bookmarkStart w:id="0" w:name="_GoBack"/>
      <w:bookmarkEnd w:id="0"/>
    </w:p>
    <w:p w14:paraId="2BB99E58">
      <w:pPr>
        <w:spacing w:before="120" w:after="120" w:line="360" w:lineRule="auto"/>
        <w:jc w:val="center"/>
        <w:rPr>
          <w:rFonts w:ascii="黑体" w:hAnsi="黑体" w:eastAsia="黑体" w:cs="黑体"/>
          <w:b/>
          <w:sz w:val="48"/>
          <w:szCs w:val="48"/>
        </w:rPr>
      </w:pPr>
      <w:r>
        <w:rPr>
          <w:rFonts w:hint="eastAsia" w:ascii="黑体" w:hAnsi="黑体" w:eastAsia="黑体" w:cs="黑体"/>
          <w:b/>
          <w:sz w:val="48"/>
          <w:szCs w:val="48"/>
        </w:rPr>
        <w:t>【】公司</w:t>
      </w:r>
    </w:p>
    <w:p w14:paraId="522E3E21">
      <w:pPr>
        <w:spacing w:before="120" w:after="120" w:line="360" w:lineRule="auto"/>
        <w:jc w:val="center"/>
        <w:rPr>
          <w:rFonts w:hint="eastAsia" w:ascii="黑体" w:hAnsi="黑体" w:eastAsia="黑体" w:cs="黑体"/>
          <w:b/>
          <w:sz w:val="48"/>
          <w:szCs w:val="48"/>
        </w:rPr>
      </w:pPr>
    </w:p>
    <w:p w14:paraId="177B7B1C">
      <w:pPr>
        <w:spacing w:before="120" w:after="120" w:line="360" w:lineRule="auto"/>
        <w:jc w:val="center"/>
        <w:rPr>
          <w:rFonts w:ascii="黑体" w:hAnsi="黑体" w:eastAsia="黑体" w:cs="黑体"/>
          <w:b/>
          <w:sz w:val="48"/>
          <w:szCs w:val="48"/>
        </w:rPr>
      </w:pPr>
      <w:r>
        <w:rPr>
          <w:rFonts w:hint="eastAsia" w:ascii="黑体" w:hAnsi="黑体" w:eastAsia="黑体" w:cs="黑体"/>
          <w:b/>
          <w:sz w:val="48"/>
          <w:szCs w:val="48"/>
        </w:rPr>
        <w:t>与</w:t>
      </w:r>
    </w:p>
    <w:p w14:paraId="611ABB0F">
      <w:pPr>
        <w:spacing w:before="120" w:after="120" w:line="360" w:lineRule="auto"/>
        <w:jc w:val="center"/>
        <w:rPr>
          <w:rFonts w:hint="eastAsia" w:ascii="黑体" w:hAnsi="黑体" w:eastAsia="黑体" w:cs="黑体"/>
          <w:b/>
          <w:sz w:val="48"/>
          <w:szCs w:val="48"/>
        </w:rPr>
      </w:pPr>
    </w:p>
    <w:p w14:paraId="65F51BC7">
      <w:pPr>
        <w:spacing w:before="120" w:after="120" w:line="360" w:lineRule="auto"/>
        <w:jc w:val="center"/>
        <w:rPr>
          <w:rFonts w:hint="eastAsia" w:ascii="黑体" w:hAnsi="黑体" w:eastAsia="黑体" w:cs="黑体"/>
          <w:b/>
          <w:sz w:val="48"/>
          <w:szCs w:val="48"/>
          <w:lang w:eastAsia="zh-CN"/>
        </w:rPr>
      </w:pPr>
      <w:r>
        <w:rPr>
          <w:rFonts w:hint="eastAsia" w:ascii="黑体" w:hAnsi="黑体" w:eastAsia="黑体" w:cs="黑体"/>
          <w:b/>
          <w:sz w:val="48"/>
          <w:szCs w:val="48"/>
          <w:lang w:eastAsia="zh-CN"/>
        </w:rPr>
        <w:t>国泰海通证券股份有限公司</w:t>
      </w:r>
    </w:p>
    <w:p w14:paraId="12938DC3">
      <w:pPr>
        <w:spacing w:before="120" w:after="120" w:line="360" w:lineRule="auto"/>
        <w:jc w:val="center"/>
        <w:rPr>
          <w:rFonts w:ascii="黑体" w:hAnsi="黑体" w:eastAsia="黑体" w:cs="黑体"/>
          <w:b/>
          <w:sz w:val="48"/>
          <w:szCs w:val="48"/>
        </w:rPr>
      </w:pPr>
    </w:p>
    <w:p w14:paraId="0A76E1FA">
      <w:pPr>
        <w:spacing w:before="120" w:after="120" w:line="360" w:lineRule="auto"/>
        <w:jc w:val="center"/>
        <w:rPr>
          <w:rFonts w:ascii="黑体" w:hAnsi="黑体" w:eastAsia="黑体" w:cs="黑体"/>
          <w:b/>
          <w:sz w:val="48"/>
          <w:szCs w:val="48"/>
        </w:rPr>
      </w:pPr>
      <w:r>
        <w:rPr>
          <w:rFonts w:hint="eastAsia" w:ascii="黑体" w:hAnsi="黑体" w:eastAsia="黑体" w:cs="黑体"/>
          <w:b/>
          <w:sz w:val="48"/>
          <w:szCs w:val="48"/>
        </w:rPr>
        <w:t>保密协议</w:t>
      </w:r>
    </w:p>
    <w:p w14:paraId="2BB327AC">
      <w:pPr>
        <w:spacing w:before="120" w:after="120" w:line="360" w:lineRule="auto"/>
        <w:jc w:val="center"/>
        <w:rPr>
          <w:rFonts w:ascii="黑体" w:hAnsi="黑体" w:eastAsia="黑体" w:cs="黑体"/>
          <w:b/>
          <w:sz w:val="48"/>
          <w:szCs w:val="48"/>
        </w:rPr>
      </w:pPr>
    </w:p>
    <w:p w14:paraId="5B1D6E22">
      <w:pPr>
        <w:spacing w:before="120" w:after="120" w:line="360" w:lineRule="auto"/>
        <w:jc w:val="center"/>
        <w:rPr>
          <w:rFonts w:ascii="黑体" w:hAnsi="黑体" w:eastAsia="黑体" w:cs="黑体"/>
          <w:b/>
          <w:sz w:val="48"/>
          <w:szCs w:val="48"/>
        </w:rPr>
      </w:pPr>
    </w:p>
    <w:p w14:paraId="4F747DA3">
      <w:pPr>
        <w:spacing w:before="120" w:after="120" w:line="360" w:lineRule="auto"/>
        <w:jc w:val="center"/>
        <w:rPr>
          <w:rFonts w:hint="eastAsia" w:ascii="黑体" w:hAnsi="黑体" w:eastAsia="黑体" w:cs="黑体"/>
          <w:b/>
          <w:sz w:val="48"/>
          <w:szCs w:val="48"/>
        </w:rPr>
      </w:pPr>
    </w:p>
    <w:p w14:paraId="6924E3A5">
      <w:pPr>
        <w:spacing w:before="120" w:after="120" w:line="360" w:lineRule="auto"/>
        <w:jc w:val="center"/>
        <w:rPr>
          <w:rFonts w:hint="eastAsia" w:ascii="黑体" w:hAnsi="黑体" w:eastAsia="黑体" w:cs="黑体"/>
          <w:b/>
          <w:sz w:val="24"/>
          <w:szCs w:val="24"/>
        </w:rPr>
      </w:pPr>
      <w:r>
        <w:rPr>
          <w:rFonts w:hint="eastAsia" w:ascii="黑体" w:hAnsi="黑体" w:eastAsia="黑体" w:cs="黑体"/>
          <w:b/>
          <w:sz w:val="24"/>
          <w:szCs w:val="24"/>
        </w:rPr>
        <w:t>（编号：</w:t>
      </w:r>
      <w:r>
        <w:rPr>
          <w:rFonts w:ascii="黑体" w:hAnsi="黑体" w:eastAsia="黑体" w:cs="黑体"/>
          <w:b/>
          <w:sz w:val="24"/>
          <w:szCs w:val="24"/>
        </w:rPr>
        <w:t xml:space="preserve">          </w:t>
      </w:r>
      <w:r>
        <w:rPr>
          <w:rFonts w:hint="eastAsia" w:ascii="黑体" w:hAnsi="黑体" w:eastAsia="黑体" w:cs="黑体"/>
          <w:b/>
          <w:sz w:val="24"/>
          <w:szCs w:val="24"/>
        </w:rPr>
        <w:t>）</w:t>
      </w:r>
    </w:p>
    <w:p w14:paraId="523B7FC9">
      <w:pPr>
        <w:spacing w:before="120" w:after="120" w:line="360" w:lineRule="auto"/>
        <w:jc w:val="center"/>
        <w:rPr>
          <w:rFonts w:hint="eastAsia" w:ascii="黑体" w:hAnsi="黑体" w:eastAsia="黑体" w:cs="黑体"/>
          <w:b/>
          <w:sz w:val="24"/>
          <w:szCs w:val="24"/>
        </w:rPr>
      </w:pPr>
    </w:p>
    <w:p w14:paraId="59419B5E">
      <w:pPr>
        <w:spacing w:before="120" w:after="120" w:line="360" w:lineRule="auto"/>
        <w:jc w:val="center"/>
        <w:rPr>
          <w:rFonts w:ascii="黑体" w:hAnsi="黑体" w:eastAsia="黑体" w:cs="黑体"/>
          <w:b/>
          <w:sz w:val="24"/>
          <w:szCs w:val="24"/>
        </w:rPr>
      </w:pPr>
      <w:r>
        <w:rPr>
          <w:rFonts w:hint="eastAsia" w:ascii="黑体" w:hAnsi="黑体" w:eastAsia="黑体" w:cs="黑体"/>
          <w:b/>
          <w:sz w:val="24"/>
          <w:szCs w:val="24"/>
        </w:rPr>
        <w:t xml:space="preserve"> </w:t>
      </w:r>
      <w:r>
        <w:rPr>
          <w:rFonts w:ascii="黑体" w:hAnsi="黑体" w:eastAsia="黑体" w:cs="黑体"/>
          <w:b/>
          <w:sz w:val="24"/>
          <w:szCs w:val="24"/>
        </w:rPr>
        <w:t xml:space="preserve">    </w:t>
      </w:r>
      <w:r>
        <w:rPr>
          <w:rFonts w:hint="eastAsia" w:ascii="黑体" w:hAnsi="黑体" w:eastAsia="黑体" w:cs="黑体"/>
          <w:b/>
          <w:sz w:val="24"/>
          <w:szCs w:val="24"/>
        </w:rPr>
        <w:t xml:space="preserve">年 </w:t>
      </w:r>
      <w:r>
        <w:rPr>
          <w:rFonts w:ascii="黑体" w:hAnsi="黑体" w:eastAsia="黑体" w:cs="黑体"/>
          <w:b/>
          <w:sz w:val="24"/>
          <w:szCs w:val="24"/>
        </w:rPr>
        <w:t xml:space="preserve">    </w:t>
      </w:r>
      <w:r>
        <w:rPr>
          <w:rFonts w:hint="eastAsia" w:ascii="黑体" w:hAnsi="黑体" w:eastAsia="黑体" w:cs="黑体"/>
          <w:b/>
          <w:sz w:val="24"/>
          <w:szCs w:val="24"/>
        </w:rPr>
        <w:t>月</w:t>
      </w:r>
    </w:p>
    <w:p w14:paraId="3F724200">
      <w:pPr>
        <w:spacing w:before="100" w:after="100"/>
        <w:jc w:val="center"/>
        <w:rPr>
          <w:rFonts w:ascii="黑体" w:hAnsi="黑体" w:eastAsia="黑体" w:cs="黑体"/>
          <w:b/>
          <w:sz w:val="48"/>
          <w:szCs w:val="48"/>
        </w:rPr>
      </w:pPr>
    </w:p>
    <w:p w14:paraId="3603F24A">
      <w:pPr>
        <w:spacing w:before="100" w:after="100"/>
        <w:jc w:val="center"/>
        <w:rPr>
          <w:rFonts w:ascii="黑体" w:hAnsi="黑体" w:eastAsia="黑体" w:cs="黑体"/>
          <w:b/>
          <w:sz w:val="48"/>
          <w:szCs w:val="48"/>
        </w:rPr>
        <w:sectPr>
          <w:headerReference r:id="rId3" w:type="default"/>
          <w:pgSz w:w="11906" w:h="16838"/>
          <w:pgMar w:top="1021" w:right="1361" w:bottom="1021" w:left="1361" w:header="737" w:footer="737" w:gutter="0"/>
          <w:pgBorders w:display="firstPage" w:offsetFrom="page">
            <w:top w:val="single" w:color="auto" w:sz="8" w:space="24"/>
            <w:left w:val="single" w:color="auto" w:sz="8" w:space="24"/>
            <w:bottom w:val="single" w:color="auto" w:sz="8" w:space="24"/>
            <w:right w:val="single" w:color="auto" w:sz="8" w:space="24"/>
          </w:pgBorders>
          <w:pgNumType w:start="1"/>
          <w:cols w:space="720" w:num="1"/>
          <w:rtlGutter w:val="1"/>
        </w:sectPr>
      </w:pPr>
    </w:p>
    <w:p w14:paraId="1B932A11">
      <w:pPr>
        <w:spacing w:after="240"/>
        <w:jc w:val="center"/>
        <w:rPr>
          <w:rFonts w:hint="eastAsia" w:ascii="新宋体" w:hAnsi="新宋体" w:eastAsia="新宋体" w:cs="黑体"/>
          <w:sz w:val="24"/>
          <w:szCs w:val="24"/>
        </w:rPr>
      </w:pPr>
    </w:p>
    <w:p w14:paraId="2A13FF39">
      <w:pPr>
        <w:spacing w:before="100" w:after="100"/>
        <w:jc w:val="center"/>
        <w:rPr>
          <w:rFonts w:hint="eastAsia" w:ascii="黑体" w:hAnsi="黑体" w:eastAsia="黑体"/>
          <w:b/>
          <w:sz w:val="24"/>
          <w:szCs w:val="24"/>
          <w:lang w:eastAsia="zh-CN"/>
        </w:rPr>
      </w:pPr>
      <w:r>
        <w:rPr>
          <w:rFonts w:hint="eastAsia" w:ascii="黑体" w:hAnsi="黑体" w:eastAsia="黑体" w:cs="黑体"/>
          <w:b/>
          <w:sz w:val="24"/>
          <w:szCs w:val="24"/>
        </w:rPr>
        <w:t>【】公司与</w:t>
      </w:r>
      <w:r>
        <w:rPr>
          <w:rFonts w:hint="eastAsia" w:ascii="黑体" w:hAnsi="黑体" w:eastAsia="黑体" w:cs="宋体"/>
          <w:b/>
          <w:sz w:val="24"/>
          <w:szCs w:val="24"/>
          <w:lang w:eastAsia="zh-CN"/>
        </w:rPr>
        <w:t>国泰海通证券股份有限公司</w:t>
      </w:r>
    </w:p>
    <w:p w14:paraId="4F8D16AB">
      <w:pPr>
        <w:spacing w:before="100" w:after="100"/>
        <w:jc w:val="center"/>
        <w:rPr>
          <w:rFonts w:ascii="黑体" w:hAnsi="黑体" w:eastAsia="黑体"/>
          <w:b/>
          <w:sz w:val="24"/>
          <w:szCs w:val="24"/>
        </w:rPr>
      </w:pPr>
      <w:r>
        <w:rPr>
          <w:rFonts w:hint="eastAsia" w:ascii="黑体" w:hAnsi="黑体" w:eastAsia="黑体" w:cs="黑体"/>
          <w:b/>
          <w:sz w:val="24"/>
          <w:szCs w:val="24"/>
        </w:rPr>
        <w:t>保密协议</w:t>
      </w:r>
    </w:p>
    <w:p w14:paraId="67171C0C">
      <w:pPr>
        <w:spacing w:before="120" w:beforeLines="50" w:line="360" w:lineRule="auto"/>
        <w:ind w:firstLine="420" w:firstLineChars="200"/>
        <w:rPr>
          <w:rFonts w:ascii="Arial" w:hAnsi="新宋体" w:eastAsia="新宋体"/>
        </w:rPr>
      </w:pPr>
    </w:p>
    <w:tbl>
      <w:tblPr>
        <w:tblStyle w:val="10"/>
        <w:tblW w:w="0" w:type="auto"/>
        <w:tblInd w:w="108" w:type="dxa"/>
        <w:tblLayout w:type="fixed"/>
        <w:tblCellMar>
          <w:top w:w="0" w:type="dxa"/>
          <w:left w:w="108" w:type="dxa"/>
          <w:bottom w:w="0" w:type="dxa"/>
          <w:right w:w="108" w:type="dxa"/>
        </w:tblCellMar>
      </w:tblPr>
      <w:tblGrid>
        <w:gridCol w:w="2520"/>
        <w:gridCol w:w="6720"/>
      </w:tblGrid>
      <w:tr w14:paraId="091F2619">
        <w:tblPrEx>
          <w:tblCellMar>
            <w:top w:w="0" w:type="dxa"/>
            <w:left w:w="108" w:type="dxa"/>
            <w:bottom w:w="0" w:type="dxa"/>
            <w:right w:w="108" w:type="dxa"/>
          </w:tblCellMar>
        </w:tblPrEx>
        <w:trPr>
          <w:wBefore w:w="0" w:type="dxa"/>
        </w:trPr>
        <w:tc>
          <w:tcPr>
            <w:tcW w:w="2520" w:type="dxa"/>
            <w:noWrap w:val="0"/>
            <w:vAlign w:val="top"/>
          </w:tcPr>
          <w:p w14:paraId="102EEA0B">
            <w:pPr>
              <w:pStyle w:val="2"/>
              <w:spacing w:after="0" w:line="360" w:lineRule="auto"/>
              <w:ind w:firstLine="482"/>
              <w:rPr>
                <w:rFonts w:ascii="黑体" w:hAnsi="黑体" w:eastAsia="黑体" w:cs="Arial"/>
                <w:sz w:val="24"/>
                <w:szCs w:val="24"/>
              </w:rPr>
            </w:pPr>
            <w:r>
              <w:rPr>
                <w:rFonts w:hint="eastAsia" w:ascii="黑体" w:hAnsi="黑体" w:eastAsia="黑体" w:cs="Arial"/>
                <w:sz w:val="24"/>
                <w:szCs w:val="24"/>
              </w:rPr>
              <w:t>甲方：</w:t>
            </w:r>
          </w:p>
        </w:tc>
        <w:tc>
          <w:tcPr>
            <w:tcW w:w="6720" w:type="dxa"/>
            <w:noWrap w:val="0"/>
            <w:vAlign w:val="top"/>
          </w:tcPr>
          <w:p w14:paraId="05E48DE3">
            <w:pPr>
              <w:pStyle w:val="2"/>
              <w:spacing w:after="0" w:line="360" w:lineRule="auto"/>
              <w:ind w:firstLine="482"/>
              <w:rPr>
                <w:rFonts w:ascii="黑体" w:hAnsi="黑体" w:eastAsia="黑体" w:cs="Arial"/>
                <w:sz w:val="24"/>
                <w:szCs w:val="24"/>
              </w:rPr>
            </w:pPr>
            <w:r>
              <w:rPr>
                <w:rFonts w:hint="eastAsia" w:ascii="黑体" w:hAnsi="黑体" w:eastAsia="黑体" w:cs="Arial"/>
                <w:sz w:val="24"/>
                <w:szCs w:val="24"/>
              </w:rPr>
              <w:t>【】</w:t>
            </w:r>
          </w:p>
        </w:tc>
      </w:tr>
      <w:tr w14:paraId="0C0AEFA6">
        <w:tblPrEx>
          <w:tblCellMar>
            <w:top w:w="0" w:type="dxa"/>
            <w:left w:w="108" w:type="dxa"/>
            <w:bottom w:w="0" w:type="dxa"/>
            <w:right w:w="108" w:type="dxa"/>
          </w:tblCellMar>
        </w:tblPrEx>
        <w:trPr>
          <w:wBefore w:w="0" w:type="dxa"/>
        </w:trPr>
        <w:tc>
          <w:tcPr>
            <w:tcW w:w="2520" w:type="dxa"/>
            <w:noWrap w:val="0"/>
            <w:vAlign w:val="top"/>
          </w:tcPr>
          <w:p w14:paraId="62B61759">
            <w:pPr>
              <w:pStyle w:val="2"/>
              <w:spacing w:after="0" w:line="360" w:lineRule="auto"/>
              <w:ind w:firstLine="482"/>
              <w:rPr>
                <w:rFonts w:ascii="黑体" w:hAnsi="黑体" w:eastAsia="黑体" w:cs="Arial"/>
                <w:sz w:val="24"/>
                <w:szCs w:val="24"/>
              </w:rPr>
            </w:pPr>
            <w:r>
              <w:rPr>
                <w:rFonts w:hint="eastAsia" w:ascii="黑体" w:hAnsi="黑体" w:eastAsia="黑体" w:cs="Arial"/>
                <w:sz w:val="24"/>
                <w:szCs w:val="24"/>
              </w:rPr>
              <w:t>联系地址：</w:t>
            </w:r>
          </w:p>
        </w:tc>
        <w:tc>
          <w:tcPr>
            <w:tcW w:w="6720" w:type="dxa"/>
            <w:noWrap w:val="0"/>
            <w:vAlign w:val="top"/>
          </w:tcPr>
          <w:p w14:paraId="31CB4B16">
            <w:pPr>
              <w:pStyle w:val="2"/>
              <w:spacing w:after="0" w:line="360" w:lineRule="auto"/>
              <w:ind w:firstLine="482"/>
              <w:rPr>
                <w:rFonts w:ascii="黑体" w:hAnsi="黑体" w:eastAsia="黑体" w:cs="Arial"/>
                <w:sz w:val="24"/>
                <w:szCs w:val="24"/>
              </w:rPr>
            </w:pPr>
            <w:r>
              <w:rPr>
                <w:rFonts w:hint="eastAsia" w:ascii="黑体" w:hAnsi="黑体" w:eastAsia="黑体" w:cs="Arial"/>
                <w:sz w:val="24"/>
                <w:szCs w:val="24"/>
              </w:rPr>
              <w:t>【】</w:t>
            </w:r>
          </w:p>
        </w:tc>
      </w:tr>
      <w:tr w14:paraId="45236141">
        <w:tblPrEx>
          <w:tblCellMar>
            <w:top w:w="0" w:type="dxa"/>
            <w:left w:w="108" w:type="dxa"/>
            <w:bottom w:w="0" w:type="dxa"/>
            <w:right w:w="108" w:type="dxa"/>
          </w:tblCellMar>
        </w:tblPrEx>
        <w:trPr>
          <w:wBefore w:w="0" w:type="dxa"/>
        </w:trPr>
        <w:tc>
          <w:tcPr>
            <w:tcW w:w="2520" w:type="dxa"/>
            <w:noWrap w:val="0"/>
            <w:vAlign w:val="top"/>
          </w:tcPr>
          <w:p w14:paraId="0191C1A0">
            <w:pPr>
              <w:pStyle w:val="2"/>
              <w:spacing w:after="0" w:line="360" w:lineRule="auto"/>
              <w:ind w:firstLine="482"/>
              <w:rPr>
                <w:rFonts w:ascii="黑体" w:hAnsi="黑体" w:eastAsia="黑体" w:cs="Arial"/>
                <w:sz w:val="24"/>
                <w:szCs w:val="24"/>
              </w:rPr>
            </w:pPr>
            <w:r>
              <w:rPr>
                <w:rFonts w:hint="eastAsia" w:ascii="黑体" w:hAnsi="黑体" w:eastAsia="黑体" w:cs="Arial"/>
                <w:sz w:val="24"/>
                <w:szCs w:val="24"/>
              </w:rPr>
              <w:t>法定代表人：</w:t>
            </w:r>
          </w:p>
        </w:tc>
        <w:tc>
          <w:tcPr>
            <w:tcW w:w="6720" w:type="dxa"/>
            <w:noWrap w:val="0"/>
            <w:vAlign w:val="top"/>
          </w:tcPr>
          <w:p w14:paraId="0886045B">
            <w:pPr>
              <w:pStyle w:val="2"/>
              <w:spacing w:after="0" w:line="360" w:lineRule="auto"/>
              <w:ind w:firstLine="482"/>
              <w:rPr>
                <w:rFonts w:ascii="黑体" w:hAnsi="黑体" w:eastAsia="黑体" w:cs="Arial"/>
                <w:sz w:val="24"/>
                <w:szCs w:val="24"/>
              </w:rPr>
            </w:pPr>
            <w:r>
              <w:rPr>
                <w:rFonts w:hint="eastAsia" w:ascii="黑体" w:hAnsi="黑体" w:eastAsia="黑体" w:cs="Arial"/>
                <w:sz w:val="24"/>
                <w:szCs w:val="24"/>
              </w:rPr>
              <w:t>【】</w:t>
            </w:r>
          </w:p>
        </w:tc>
      </w:tr>
      <w:tr w14:paraId="09578AA0">
        <w:tblPrEx>
          <w:tblCellMar>
            <w:top w:w="0" w:type="dxa"/>
            <w:left w:w="108" w:type="dxa"/>
            <w:bottom w:w="0" w:type="dxa"/>
            <w:right w:w="108" w:type="dxa"/>
          </w:tblCellMar>
        </w:tblPrEx>
        <w:trPr>
          <w:wBefore w:w="0" w:type="dxa"/>
        </w:trPr>
        <w:tc>
          <w:tcPr>
            <w:tcW w:w="2520" w:type="dxa"/>
            <w:noWrap w:val="0"/>
            <w:vAlign w:val="top"/>
          </w:tcPr>
          <w:p w14:paraId="6E18D8CD">
            <w:pPr>
              <w:pStyle w:val="2"/>
              <w:spacing w:after="0" w:line="360" w:lineRule="auto"/>
              <w:ind w:firstLine="482"/>
              <w:rPr>
                <w:rFonts w:ascii="黑体" w:hAnsi="黑体" w:eastAsia="黑体" w:cs="Arial"/>
                <w:sz w:val="24"/>
                <w:szCs w:val="24"/>
              </w:rPr>
            </w:pPr>
          </w:p>
        </w:tc>
        <w:tc>
          <w:tcPr>
            <w:tcW w:w="6720" w:type="dxa"/>
            <w:noWrap w:val="0"/>
            <w:vAlign w:val="top"/>
          </w:tcPr>
          <w:p w14:paraId="6F737019">
            <w:pPr>
              <w:pStyle w:val="2"/>
              <w:spacing w:after="0" w:line="360" w:lineRule="auto"/>
              <w:ind w:firstLine="482"/>
              <w:rPr>
                <w:rFonts w:ascii="黑体" w:hAnsi="黑体" w:eastAsia="黑体" w:cs="Arial"/>
                <w:sz w:val="24"/>
                <w:szCs w:val="24"/>
              </w:rPr>
            </w:pPr>
          </w:p>
        </w:tc>
      </w:tr>
      <w:tr w14:paraId="5F1551C9">
        <w:tblPrEx>
          <w:tblCellMar>
            <w:top w:w="0" w:type="dxa"/>
            <w:left w:w="108" w:type="dxa"/>
            <w:bottom w:w="0" w:type="dxa"/>
            <w:right w:w="108" w:type="dxa"/>
          </w:tblCellMar>
        </w:tblPrEx>
        <w:trPr>
          <w:wBefore w:w="0" w:type="dxa"/>
        </w:trPr>
        <w:tc>
          <w:tcPr>
            <w:tcW w:w="2520" w:type="dxa"/>
            <w:noWrap w:val="0"/>
            <w:vAlign w:val="top"/>
          </w:tcPr>
          <w:p w14:paraId="47F96FAE">
            <w:pPr>
              <w:pStyle w:val="2"/>
              <w:spacing w:after="0" w:line="360" w:lineRule="auto"/>
              <w:ind w:firstLine="482"/>
              <w:rPr>
                <w:rFonts w:ascii="黑体" w:hAnsi="黑体" w:eastAsia="黑体" w:cs="Arial"/>
                <w:sz w:val="24"/>
                <w:szCs w:val="24"/>
              </w:rPr>
            </w:pPr>
            <w:r>
              <w:rPr>
                <w:rFonts w:hint="eastAsia" w:ascii="黑体" w:hAnsi="黑体" w:eastAsia="黑体" w:cs="Arial"/>
                <w:sz w:val="24"/>
                <w:szCs w:val="24"/>
              </w:rPr>
              <w:t>乙方：</w:t>
            </w:r>
          </w:p>
        </w:tc>
        <w:tc>
          <w:tcPr>
            <w:tcW w:w="6720" w:type="dxa"/>
            <w:noWrap w:val="0"/>
            <w:vAlign w:val="top"/>
          </w:tcPr>
          <w:p w14:paraId="0D738562">
            <w:pPr>
              <w:pStyle w:val="2"/>
              <w:spacing w:after="0" w:line="360" w:lineRule="auto"/>
              <w:ind w:firstLine="482"/>
              <w:rPr>
                <w:rFonts w:hint="eastAsia" w:ascii="黑体" w:hAnsi="黑体" w:eastAsia="黑体" w:cs="Arial"/>
                <w:sz w:val="24"/>
                <w:szCs w:val="24"/>
                <w:lang w:eastAsia="zh-CN"/>
              </w:rPr>
            </w:pPr>
            <w:r>
              <w:rPr>
                <w:rFonts w:hint="eastAsia" w:ascii="黑体" w:hAnsi="黑体" w:eastAsia="黑体" w:cs="Arial"/>
                <w:sz w:val="24"/>
                <w:szCs w:val="24"/>
                <w:lang w:eastAsia="zh-CN"/>
              </w:rPr>
              <w:t>国泰海通证券股份有限公司</w:t>
            </w:r>
          </w:p>
        </w:tc>
      </w:tr>
      <w:tr w14:paraId="54E46A4A">
        <w:tblPrEx>
          <w:tblCellMar>
            <w:top w:w="0" w:type="dxa"/>
            <w:left w:w="108" w:type="dxa"/>
            <w:bottom w:w="0" w:type="dxa"/>
            <w:right w:w="108" w:type="dxa"/>
          </w:tblCellMar>
        </w:tblPrEx>
        <w:trPr>
          <w:wBefore w:w="0" w:type="dxa"/>
        </w:trPr>
        <w:tc>
          <w:tcPr>
            <w:tcW w:w="2520" w:type="dxa"/>
            <w:noWrap w:val="0"/>
            <w:vAlign w:val="top"/>
          </w:tcPr>
          <w:p w14:paraId="6BEFC15A">
            <w:pPr>
              <w:pStyle w:val="2"/>
              <w:spacing w:after="0" w:line="360" w:lineRule="auto"/>
              <w:ind w:firstLine="482"/>
              <w:rPr>
                <w:rFonts w:ascii="黑体" w:hAnsi="黑体" w:eastAsia="黑体" w:cs="Arial"/>
                <w:sz w:val="24"/>
                <w:szCs w:val="24"/>
              </w:rPr>
            </w:pPr>
            <w:r>
              <w:rPr>
                <w:rFonts w:hint="eastAsia" w:ascii="黑体" w:hAnsi="黑体" w:eastAsia="黑体" w:cs="Arial"/>
                <w:sz w:val="24"/>
                <w:szCs w:val="24"/>
              </w:rPr>
              <w:t>联系地址：</w:t>
            </w:r>
          </w:p>
        </w:tc>
        <w:tc>
          <w:tcPr>
            <w:tcW w:w="6720" w:type="dxa"/>
            <w:noWrap w:val="0"/>
            <w:vAlign w:val="top"/>
          </w:tcPr>
          <w:p w14:paraId="4451299B">
            <w:pPr>
              <w:pStyle w:val="2"/>
              <w:spacing w:after="0" w:line="360" w:lineRule="auto"/>
              <w:ind w:firstLine="482"/>
              <w:rPr>
                <w:rFonts w:ascii="黑体" w:hAnsi="黑体" w:eastAsia="黑体" w:cs="Arial"/>
                <w:sz w:val="24"/>
                <w:szCs w:val="24"/>
              </w:rPr>
            </w:pPr>
            <w:r>
              <w:rPr>
                <w:rFonts w:hint="eastAsia" w:ascii="黑体" w:hAnsi="黑体" w:eastAsia="黑体" w:cs="Arial"/>
                <w:sz w:val="24"/>
                <w:szCs w:val="24"/>
              </w:rPr>
              <w:t>【】</w:t>
            </w:r>
          </w:p>
        </w:tc>
      </w:tr>
      <w:tr w14:paraId="5AF29AF6">
        <w:tblPrEx>
          <w:tblCellMar>
            <w:top w:w="0" w:type="dxa"/>
            <w:left w:w="108" w:type="dxa"/>
            <w:bottom w:w="0" w:type="dxa"/>
            <w:right w:w="108" w:type="dxa"/>
          </w:tblCellMar>
        </w:tblPrEx>
        <w:trPr>
          <w:wBefore w:w="0" w:type="dxa"/>
        </w:trPr>
        <w:tc>
          <w:tcPr>
            <w:tcW w:w="2520" w:type="dxa"/>
            <w:noWrap w:val="0"/>
            <w:vAlign w:val="top"/>
          </w:tcPr>
          <w:p w14:paraId="4835CAC8">
            <w:pPr>
              <w:pStyle w:val="2"/>
              <w:spacing w:after="0" w:line="360" w:lineRule="auto"/>
              <w:ind w:firstLine="482"/>
              <w:rPr>
                <w:rFonts w:ascii="黑体" w:hAnsi="黑体" w:eastAsia="黑体" w:cs="Arial"/>
                <w:sz w:val="24"/>
                <w:szCs w:val="24"/>
              </w:rPr>
            </w:pPr>
            <w:r>
              <w:rPr>
                <w:rFonts w:hint="eastAsia" w:ascii="黑体" w:hAnsi="黑体" w:eastAsia="黑体" w:cs="Arial"/>
                <w:sz w:val="24"/>
                <w:szCs w:val="24"/>
              </w:rPr>
              <w:t>法定代表人：</w:t>
            </w:r>
          </w:p>
        </w:tc>
        <w:tc>
          <w:tcPr>
            <w:tcW w:w="6720" w:type="dxa"/>
            <w:noWrap w:val="0"/>
            <w:vAlign w:val="top"/>
          </w:tcPr>
          <w:p w14:paraId="3045509B">
            <w:pPr>
              <w:pStyle w:val="2"/>
              <w:spacing w:after="0" w:line="360" w:lineRule="auto"/>
              <w:ind w:firstLine="482"/>
              <w:rPr>
                <w:rFonts w:ascii="黑体" w:hAnsi="黑体" w:eastAsia="黑体" w:cs="Arial"/>
                <w:sz w:val="24"/>
                <w:szCs w:val="24"/>
              </w:rPr>
            </w:pPr>
            <w:r>
              <w:rPr>
                <w:rFonts w:hint="eastAsia" w:ascii="黑体" w:hAnsi="黑体" w:eastAsia="黑体" w:cs="Arial"/>
                <w:sz w:val="24"/>
                <w:szCs w:val="24"/>
              </w:rPr>
              <w:t>【】</w:t>
            </w:r>
          </w:p>
        </w:tc>
      </w:tr>
    </w:tbl>
    <w:p w14:paraId="722BA6F3">
      <w:pPr>
        <w:spacing w:before="120" w:beforeLines="50" w:line="360" w:lineRule="auto"/>
        <w:ind w:firstLine="420" w:firstLineChars="200"/>
        <w:rPr>
          <w:rFonts w:hint="eastAsia" w:ascii="Arial" w:hAnsi="新宋体" w:eastAsia="新宋体"/>
        </w:rPr>
      </w:pPr>
    </w:p>
    <w:p w14:paraId="1EAFDCF9">
      <w:pPr>
        <w:spacing w:before="120" w:beforeLines="50" w:after="120" w:afterLines="50" w:line="360" w:lineRule="auto"/>
        <w:ind w:firstLine="422" w:firstLineChars="200"/>
        <w:rPr>
          <w:rFonts w:ascii="Arial" w:hAnsi="Arial" w:eastAsia="新宋体"/>
          <w:b/>
          <w:bCs/>
        </w:rPr>
      </w:pPr>
      <w:r>
        <w:rPr>
          <w:rFonts w:ascii="Arial" w:hAnsi="新宋体" w:eastAsia="新宋体"/>
          <w:b/>
          <w:bCs/>
        </w:rPr>
        <w:t>鉴于：</w:t>
      </w:r>
    </w:p>
    <w:p w14:paraId="2D115F11">
      <w:pPr>
        <w:spacing w:line="360" w:lineRule="auto"/>
        <w:ind w:firstLine="420" w:firstLineChars="200"/>
        <w:rPr>
          <w:rFonts w:ascii="Arial" w:hAnsi="新宋体" w:eastAsia="新宋体"/>
        </w:rPr>
      </w:pPr>
      <w:r>
        <w:rPr>
          <w:rFonts w:hint="eastAsia" w:ascii="Arial" w:hAnsi="Arial" w:eastAsia="新宋体"/>
        </w:rPr>
        <w:t xml:space="preserve">甲、乙双方正在就【 </w:t>
      </w:r>
      <w:r>
        <w:rPr>
          <w:rFonts w:ascii="Arial" w:hAnsi="Arial" w:eastAsia="新宋体"/>
        </w:rPr>
        <w:t xml:space="preserve">       </w:t>
      </w:r>
      <w:r>
        <w:rPr>
          <w:rFonts w:hint="eastAsia" w:ascii="Arial" w:hAnsi="Arial" w:eastAsia="新宋体"/>
        </w:rPr>
        <w:t>】项目（以下简称“项目”）进行【合作洽谈或执行】的过程中，即会接触和知悉甲、乙双方的有关商业机密，为了维护甲、乙双方的利益，现甲乙双方经协商一致就保密事项达成如下协议：</w:t>
      </w:r>
    </w:p>
    <w:p w14:paraId="680794A7">
      <w:pPr>
        <w:spacing w:line="360" w:lineRule="auto"/>
        <w:ind w:firstLine="422" w:firstLineChars="200"/>
        <w:rPr>
          <w:rFonts w:ascii="Arial" w:hAnsi="新宋体" w:eastAsia="新宋体"/>
          <w:b/>
          <w:bCs/>
        </w:rPr>
      </w:pPr>
      <w:r>
        <w:rPr>
          <w:rFonts w:ascii="Arial" w:hAnsi="新宋体" w:eastAsia="新宋体"/>
          <w:b/>
          <w:bCs/>
        </w:rPr>
        <w:t>第</w:t>
      </w:r>
      <w:r>
        <w:rPr>
          <w:rFonts w:hint="eastAsia" w:ascii="Arial" w:hAnsi="新宋体" w:eastAsia="新宋体"/>
          <w:b/>
          <w:bCs/>
        </w:rPr>
        <w:t>一</w:t>
      </w:r>
      <w:r>
        <w:rPr>
          <w:rFonts w:ascii="Arial" w:hAnsi="新宋体" w:eastAsia="新宋体"/>
          <w:b/>
          <w:bCs/>
        </w:rPr>
        <w:t>条</w:t>
      </w:r>
      <w:r>
        <w:rPr>
          <w:rFonts w:ascii="Arial" w:hAnsi="新宋体" w:eastAsia="新宋体"/>
          <w:b/>
          <w:bCs/>
        </w:rPr>
        <w:tab/>
      </w:r>
      <w:r>
        <w:rPr>
          <w:rFonts w:ascii="Arial" w:hAnsi="新宋体" w:eastAsia="新宋体"/>
          <w:b/>
          <w:bCs/>
        </w:rPr>
        <w:t>保密信息</w:t>
      </w:r>
    </w:p>
    <w:p w14:paraId="70A6D165">
      <w:pPr>
        <w:spacing w:line="360" w:lineRule="auto"/>
        <w:ind w:firstLine="420" w:firstLineChars="200"/>
        <w:rPr>
          <w:rFonts w:hint="eastAsia" w:ascii="Arial" w:hAnsi="新宋体" w:eastAsia="新宋体"/>
        </w:rPr>
      </w:pPr>
      <w:r>
        <w:rPr>
          <w:rFonts w:hint="eastAsia" w:ascii="Arial" w:hAnsi="Arial" w:eastAsia="新宋体"/>
        </w:rPr>
        <w:t xml:space="preserve">1、 </w:t>
      </w:r>
      <w:r>
        <w:rPr>
          <w:rFonts w:ascii="Arial" w:hAnsi="新宋体" w:eastAsia="新宋体"/>
        </w:rPr>
        <w:t>本协议所指</w:t>
      </w:r>
      <w:r>
        <w:rPr>
          <w:rFonts w:ascii="Arial" w:hAnsi="Arial" w:eastAsia="新宋体"/>
        </w:rPr>
        <w:t>“</w:t>
      </w:r>
      <w:r>
        <w:rPr>
          <w:rFonts w:ascii="Arial" w:hAnsi="新宋体" w:eastAsia="新宋体"/>
        </w:rPr>
        <w:t>保密信息</w:t>
      </w:r>
      <w:r>
        <w:rPr>
          <w:rFonts w:ascii="Arial" w:hAnsi="Arial" w:eastAsia="新宋体"/>
        </w:rPr>
        <w:t>”</w:t>
      </w:r>
      <w:r>
        <w:rPr>
          <w:rFonts w:ascii="Arial" w:hAnsi="新宋体" w:eastAsia="新宋体"/>
        </w:rPr>
        <w:t>是指一方（</w:t>
      </w:r>
      <w:r>
        <w:rPr>
          <w:rFonts w:ascii="Arial" w:hAnsi="Arial" w:eastAsia="新宋体"/>
        </w:rPr>
        <w:t>“</w:t>
      </w:r>
      <w:r>
        <w:rPr>
          <w:rFonts w:ascii="Arial" w:hAnsi="新宋体" w:eastAsia="新宋体"/>
        </w:rPr>
        <w:t>披露方</w:t>
      </w:r>
      <w:r>
        <w:rPr>
          <w:rFonts w:ascii="Arial" w:hAnsi="Arial" w:eastAsia="新宋体"/>
        </w:rPr>
        <w:t>”</w:t>
      </w:r>
      <w:r>
        <w:rPr>
          <w:rFonts w:ascii="Arial" w:hAnsi="新宋体" w:eastAsia="新宋体"/>
        </w:rPr>
        <w:t>）已经或将要向对方（</w:t>
      </w:r>
      <w:r>
        <w:rPr>
          <w:rFonts w:ascii="Arial" w:hAnsi="Arial" w:eastAsia="新宋体"/>
        </w:rPr>
        <w:t>“</w:t>
      </w:r>
      <w:r>
        <w:rPr>
          <w:rFonts w:ascii="Arial" w:hAnsi="新宋体" w:eastAsia="新宋体"/>
        </w:rPr>
        <w:t>接收方</w:t>
      </w:r>
      <w:r>
        <w:rPr>
          <w:rFonts w:ascii="Arial" w:hAnsi="Arial" w:eastAsia="新宋体"/>
        </w:rPr>
        <w:t>”</w:t>
      </w:r>
      <w:r>
        <w:rPr>
          <w:rFonts w:ascii="Arial" w:hAnsi="新宋体" w:eastAsia="新宋体"/>
        </w:rPr>
        <w:t>）提供的，与披露方或项目有关的符合下列条件的具有非公开性、保密性或专有性的所有信息：</w:t>
      </w:r>
    </w:p>
    <w:p w14:paraId="283D01C5">
      <w:pPr>
        <w:spacing w:line="360" w:lineRule="auto"/>
        <w:ind w:firstLine="420" w:firstLineChars="200"/>
        <w:rPr>
          <w:rFonts w:hint="eastAsia" w:ascii="Arial" w:hAnsi="新宋体" w:eastAsia="新宋体"/>
        </w:rPr>
      </w:pPr>
      <w:r>
        <w:rPr>
          <w:rFonts w:ascii="Arial" w:hAnsi="新宋体" w:eastAsia="新宋体"/>
        </w:rPr>
        <w:t>（</w:t>
      </w:r>
      <w:r>
        <w:rPr>
          <w:rFonts w:ascii="Arial" w:hAnsi="Arial" w:eastAsia="新宋体"/>
        </w:rPr>
        <w:t>1</w:t>
      </w:r>
      <w:r>
        <w:rPr>
          <w:rFonts w:ascii="Arial" w:hAnsi="新宋体" w:eastAsia="新宋体"/>
        </w:rPr>
        <w:t>）不为公众所知悉；</w:t>
      </w:r>
    </w:p>
    <w:p w14:paraId="056513CF">
      <w:pPr>
        <w:spacing w:line="360" w:lineRule="auto"/>
        <w:ind w:firstLine="420" w:firstLineChars="200"/>
        <w:rPr>
          <w:rFonts w:hint="eastAsia" w:ascii="Arial" w:hAnsi="新宋体" w:eastAsia="新宋体"/>
        </w:rPr>
      </w:pPr>
      <w:r>
        <w:rPr>
          <w:rFonts w:ascii="Arial" w:hAnsi="新宋体" w:eastAsia="新宋体"/>
        </w:rPr>
        <w:t>（</w:t>
      </w:r>
      <w:r>
        <w:rPr>
          <w:rFonts w:ascii="Arial" w:hAnsi="Arial" w:eastAsia="新宋体"/>
        </w:rPr>
        <w:t>2</w:t>
      </w:r>
      <w:r>
        <w:rPr>
          <w:rFonts w:ascii="Arial" w:hAnsi="新宋体" w:eastAsia="新宋体"/>
        </w:rPr>
        <w:t>）对披露方具有经济利益或一旦未经授权公布会对披露方造成实质性的不利影响；和</w:t>
      </w:r>
    </w:p>
    <w:p w14:paraId="75D6074A">
      <w:pPr>
        <w:spacing w:line="360" w:lineRule="auto"/>
        <w:ind w:firstLine="420" w:firstLineChars="200"/>
        <w:rPr>
          <w:rFonts w:ascii="Arial" w:hAnsi="Arial" w:eastAsia="新宋体"/>
        </w:rPr>
      </w:pPr>
      <w:r>
        <w:rPr>
          <w:rFonts w:ascii="Arial" w:hAnsi="新宋体" w:eastAsia="新宋体"/>
        </w:rPr>
        <w:t>（</w:t>
      </w:r>
      <w:r>
        <w:rPr>
          <w:rFonts w:ascii="Arial" w:hAnsi="Arial" w:eastAsia="新宋体"/>
        </w:rPr>
        <w:t>3</w:t>
      </w:r>
      <w:r>
        <w:rPr>
          <w:rFonts w:ascii="Arial" w:hAnsi="新宋体" w:eastAsia="新宋体"/>
        </w:rPr>
        <w:t>）披露方已对其采取保密措施。</w:t>
      </w:r>
    </w:p>
    <w:p w14:paraId="1CEFDDEB">
      <w:pPr>
        <w:spacing w:line="360" w:lineRule="auto"/>
        <w:ind w:firstLine="420" w:firstLineChars="200"/>
        <w:rPr>
          <w:rFonts w:ascii="Arial" w:hAnsi="Arial" w:eastAsia="新宋体"/>
        </w:rPr>
      </w:pPr>
      <w:r>
        <w:rPr>
          <w:rFonts w:hint="eastAsia" w:ascii="Arial" w:hAnsi="Arial" w:eastAsia="新宋体"/>
        </w:rPr>
        <w:t xml:space="preserve">2、 </w:t>
      </w:r>
      <w:r>
        <w:rPr>
          <w:rFonts w:ascii="Arial" w:hAnsi="Arial" w:eastAsia="新宋体"/>
        </w:rPr>
        <w:t>“</w:t>
      </w:r>
      <w:r>
        <w:rPr>
          <w:rFonts w:ascii="Arial" w:hAnsi="新宋体" w:eastAsia="新宋体"/>
        </w:rPr>
        <w:t>保密信息</w:t>
      </w:r>
      <w:r>
        <w:rPr>
          <w:rFonts w:ascii="Arial" w:hAnsi="Arial" w:eastAsia="新宋体"/>
        </w:rPr>
        <w:t>”</w:t>
      </w:r>
      <w:r>
        <w:rPr>
          <w:rFonts w:ascii="Arial" w:hAnsi="新宋体" w:eastAsia="新宋体"/>
        </w:rPr>
        <w:t>包括但不限于：</w:t>
      </w:r>
    </w:p>
    <w:p w14:paraId="3FEC1A5C">
      <w:pPr>
        <w:spacing w:line="360" w:lineRule="auto"/>
        <w:ind w:firstLine="420" w:firstLineChars="200"/>
        <w:rPr>
          <w:rFonts w:ascii="Arial" w:hAnsi="Arial" w:eastAsia="新宋体"/>
        </w:rPr>
      </w:pPr>
      <w:r>
        <w:rPr>
          <w:rFonts w:ascii="Arial" w:hAnsi="新宋体" w:eastAsia="新宋体"/>
        </w:rPr>
        <w:t>（</w:t>
      </w:r>
      <w:r>
        <w:rPr>
          <w:rFonts w:ascii="Arial" w:hAnsi="Arial" w:eastAsia="新宋体"/>
        </w:rPr>
        <w:t>1</w:t>
      </w:r>
      <w:r>
        <w:rPr>
          <w:rFonts w:ascii="Arial" w:hAnsi="新宋体" w:eastAsia="新宋体"/>
        </w:rPr>
        <w:t>）技术文件：现有的及正在开发或者构想之中的知识产权、项目策划、广告创意等方面的资料，与披露方制作工艺技术有关的概念、模型、数据、记录、图纸、以及技术经验等资料；</w:t>
      </w:r>
      <w:r>
        <w:rPr>
          <w:rFonts w:ascii="Arial" w:hAnsi="Arial" w:eastAsia="新宋体"/>
        </w:rPr>
        <w:t xml:space="preserve"> </w:t>
      </w:r>
    </w:p>
    <w:p w14:paraId="57F392DA">
      <w:pPr>
        <w:spacing w:line="360" w:lineRule="auto"/>
        <w:ind w:firstLine="420" w:firstLineChars="200"/>
        <w:rPr>
          <w:rFonts w:ascii="Arial" w:hAnsi="新宋体" w:eastAsia="新宋体"/>
        </w:rPr>
      </w:pPr>
      <w:r>
        <w:rPr>
          <w:rFonts w:ascii="Arial" w:hAnsi="新宋体" w:eastAsia="新宋体"/>
        </w:rPr>
        <w:t xml:space="preserve">（2）经营资料：现有及正在开拓、洽谈的客户名单，商业合同、价格标准、往来文书、会议记录、信息资料、设计稿样、招投标文书等资料； </w:t>
      </w:r>
    </w:p>
    <w:p w14:paraId="0EA36A45">
      <w:pPr>
        <w:spacing w:line="360" w:lineRule="auto"/>
        <w:ind w:firstLine="420" w:firstLineChars="200"/>
        <w:rPr>
          <w:rFonts w:ascii="Arial" w:hAnsi="新宋体" w:eastAsia="新宋体"/>
        </w:rPr>
      </w:pPr>
      <w:r>
        <w:rPr>
          <w:rFonts w:ascii="Arial" w:hAnsi="新宋体" w:eastAsia="新宋体"/>
        </w:rPr>
        <w:t xml:space="preserve">（3）市场资料：市场占有情况、市场营销计划、经营策略、市场分布、营销机构分布、客户分布情况及相关计划、分析报告等资料和情况； </w:t>
      </w:r>
    </w:p>
    <w:p w14:paraId="0D601FAE">
      <w:pPr>
        <w:spacing w:line="360" w:lineRule="auto"/>
        <w:ind w:firstLine="420" w:firstLineChars="200"/>
        <w:rPr>
          <w:rFonts w:ascii="Arial" w:hAnsi="新宋体" w:eastAsia="新宋体"/>
        </w:rPr>
      </w:pPr>
      <w:r>
        <w:rPr>
          <w:rFonts w:ascii="Arial" w:hAnsi="新宋体" w:eastAsia="新宋体"/>
        </w:rPr>
        <w:t xml:space="preserve">（4）人事资料：关于人事、劳动、薪水以及奖金等领域的情报、规则、计划等资料； </w:t>
      </w:r>
    </w:p>
    <w:p w14:paraId="3C5DC957">
      <w:pPr>
        <w:spacing w:line="360" w:lineRule="auto"/>
        <w:ind w:firstLine="420" w:firstLineChars="200"/>
        <w:rPr>
          <w:rFonts w:ascii="Arial" w:hAnsi="新宋体" w:eastAsia="新宋体"/>
        </w:rPr>
      </w:pPr>
      <w:r>
        <w:rPr>
          <w:rFonts w:ascii="Arial" w:hAnsi="新宋体" w:eastAsia="新宋体"/>
        </w:rPr>
        <w:t>（5）虽属于第三方，但</w:t>
      </w:r>
      <w:r>
        <w:rPr>
          <w:rFonts w:hint="eastAsia" w:ascii="Arial" w:hAnsi="新宋体" w:eastAsia="新宋体"/>
        </w:rPr>
        <w:t>披露方</w:t>
      </w:r>
      <w:r>
        <w:rPr>
          <w:rFonts w:ascii="Arial" w:hAnsi="新宋体" w:eastAsia="新宋体"/>
        </w:rPr>
        <w:t>承诺有保密义务的技术秘密和其它商业信息</w:t>
      </w:r>
      <w:r>
        <w:rPr>
          <w:rFonts w:hint="eastAsia" w:ascii="Arial" w:hAnsi="新宋体" w:eastAsia="新宋体"/>
        </w:rPr>
        <w:t>。</w:t>
      </w:r>
      <w:r>
        <w:rPr>
          <w:rFonts w:ascii="Arial" w:hAnsi="新宋体" w:eastAsia="新宋体"/>
        </w:rPr>
        <w:t xml:space="preserve"> </w:t>
      </w:r>
    </w:p>
    <w:p w14:paraId="303892D3">
      <w:pPr>
        <w:spacing w:line="360" w:lineRule="auto"/>
        <w:ind w:firstLine="420" w:firstLineChars="200"/>
        <w:rPr>
          <w:rFonts w:ascii="Arial" w:hAnsi="Arial" w:eastAsia="新宋体"/>
        </w:rPr>
      </w:pPr>
      <w:r>
        <w:rPr>
          <w:rFonts w:hint="eastAsia" w:ascii="Arial" w:hAnsi="Arial" w:eastAsia="新宋体"/>
        </w:rPr>
        <w:t>3、披露方在提供保密信息时，如以书面形式提供，应明确注明要求保密等相关字样；如以法律法规认可的其他介质形式透露，应在透露前书面告知接收方为保密信息。</w:t>
      </w:r>
    </w:p>
    <w:p w14:paraId="3D46EAEF">
      <w:pPr>
        <w:spacing w:before="120" w:beforeLines="50" w:after="120" w:afterLines="50" w:line="360" w:lineRule="auto"/>
        <w:ind w:firstLine="422" w:firstLineChars="200"/>
        <w:rPr>
          <w:rFonts w:ascii="Arial" w:hAnsi="新宋体" w:eastAsia="新宋体"/>
          <w:b/>
          <w:bCs/>
        </w:rPr>
      </w:pPr>
      <w:r>
        <w:rPr>
          <w:rFonts w:ascii="Arial" w:hAnsi="新宋体" w:eastAsia="新宋体"/>
          <w:b/>
          <w:bCs/>
        </w:rPr>
        <w:t>第</w:t>
      </w:r>
      <w:r>
        <w:rPr>
          <w:rFonts w:hint="eastAsia" w:ascii="Arial" w:hAnsi="新宋体" w:eastAsia="新宋体"/>
          <w:b/>
          <w:bCs/>
        </w:rPr>
        <w:t>二</w:t>
      </w:r>
      <w:r>
        <w:rPr>
          <w:rFonts w:ascii="Arial" w:hAnsi="新宋体" w:eastAsia="新宋体"/>
          <w:b/>
          <w:bCs/>
        </w:rPr>
        <w:t>条 保密义务</w:t>
      </w:r>
    </w:p>
    <w:p w14:paraId="1829EDBD">
      <w:pPr>
        <w:spacing w:line="360" w:lineRule="auto"/>
        <w:ind w:firstLine="420" w:firstLineChars="200"/>
        <w:rPr>
          <w:rFonts w:ascii="Arial" w:hAnsi="Arial" w:eastAsia="新宋体"/>
        </w:rPr>
      </w:pPr>
      <w:r>
        <w:rPr>
          <w:rFonts w:hint="eastAsia" w:ascii="Arial" w:hAnsi="Arial" w:eastAsia="新宋体"/>
        </w:rPr>
        <w:t>1、</w:t>
      </w:r>
      <w:r>
        <w:rPr>
          <w:rFonts w:ascii="Arial" w:hAnsi="Arial" w:eastAsia="新宋体"/>
        </w:rPr>
        <w:t>接收方对保密信息应采取与接收方对其自身保密信息相同的保护手段和注意程度（但无论如何不得低于合理限度的注意程度），以避免未经授权使用、散布或公开保密信息。</w:t>
      </w:r>
    </w:p>
    <w:p w14:paraId="6085497C">
      <w:pPr>
        <w:spacing w:line="360" w:lineRule="auto"/>
        <w:ind w:firstLine="420" w:firstLineChars="200"/>
        <w:rPr>
          <w:rFonts w:ascii="Arial" w:hAnsi="Arial" w:eastAsia="新宋体"/>
        </w:rPr>
      </w:pPr>
      <w:r>
        <w:rPr>
          <w:rFonts w:ascii="Arial" w:hAnsi="Arial" w:eastAsia="新宋体"/>
        </w:rPr>
        <w:t>2</w:t>
      </w:r>
      <w:r>
        <w:rPr>
          <w:rFonts w:hint="eastAsia" w:ascii="Arial" w:hAnsi="Arial" w:eastAsia="新宋体"/>
        </w:rPr>
        <w:t>、</w:t>
      </w:r>
      <w:r>
        <w:rPr>
          <w:rFonts w:ascii="Arial" w:hAnsi="Arial" w:eastAsia="新宋体"/>
        </w:rPr>
        <w:t>接收方保证该保密信息仅用于</w:t>
      </w:r>
      <w:r>
        <w:rPr>
          <w:rFonts w:ascii="Arial" w:hAnsi="新宋体" w:eastAsia="新宋体"/>
        </w:rPr>
        <w:t>项目</w:t>
      </w:r>
      <w:r>
        <w:rPr>
          <w:rFonts w:ascii="Arial" w:hAnsi="Arial" w:eastAsia="新宋体"/>
        </w:rPr>
        <w:t>有关的用途。未经披露方同意，接收方不得将保密信息向任何第三方（第三方包含接收方与</w:t>
      </w:r>
      <w:r>
        <w:rPr>
          <w:rFonts w:ascii="Arial" w:hAnsi="新宋体" w:eastAsia="新宋体"/>
        </w:rPr>
        <w:t>项目</w:t>
      </w:r>
      <w:r>
        <w:rPr>
          <w:rFonts w:ascii="Arial" w:hAnsi="Arial" w:eastAsia="新宋体"/>
        </w:rPr>
        <w:t>无关的其他工作人员）披露。</w:t>
      </w:r>
    </w:p>
    <w:p w14:paraId="2C10D00E">
      <w:pPr>
        <w:spacing w:line="360" w:lineRule="auto"/>
        <w:ind w:firstLine="420" w:firstLineChars="200"/>
        <w:rPr>
          <w:rFonts w:ascii="Arial" w:hAnsi="Arial" w:eastAsia="新宋体"/>
        </w:rPr>
      </w:pPr>
      <w:r>
        <w:rPr>
          <w:rFonts w:hint="eastAsia" w:ascii="Arial" w:hAnsi="Arial" w:eastAsia="新宋体"/>
        </w:rPr>
        <w:t>3、</w:t>
      </w:r>
      <w:r>
        <w:rPr>
          <w:rFonts w:ascii="Arial" w:hAnsi="Arial" w:eastAsia="新宋体"/>
        </w:rPr>
        <w:t>尽管有上述规定，接收方为了与</w:t>
      </w:r>
      <w:r>
        <w:rPr>
          <w:rFonts w:ascii="Arial" w:hAnsi="新宋体" w:eastAsia="新宋体"/>
        </w:rPr>
        <w:t>项目</w:t>
      </w:r>
      <w:r>
        <w:rPr>
          <w:rFonts w:ascii="Arial" w:hAnsi="Arial" w:eastAsia="新宋体"/>
        </w:rPr>
        <w:t>有关的目的，仅可以向有知悉必要的联营机构或各自的董事、监事、高管、雇员或咨询顾问（合称“代表”）披露保密信息，但前提是，接收方应向该等代表提示保密信息的保密性，并确保所有代表遵守至少与本协议规定同等严格的保密义务。如果上述代表出现泄密行为，接收方均应承担责任。</w:t>
      </w:r>
    </w:p>
    <w:p w14:paraId="3F9D5089">
      <w:pPr>
        <w:spacing w:before="120" w:beforeLines="50" w:after="120" w:afterLines="50" w:line="360" w:lineRule="auto"/>
        <w:ind w:firstLine="422" w:firstLineChars="200"/>
        <w:rPr>
          <w:rFonts w:ascii="Arial" w:hAnsi="新宋体" w:eastAsia="新宋体"/>
          <w:b/>
          <w:bCs/>
        </w:rPr>
      </w:pPr>
      <w:r>
        <w:rPr>
          <w:rFonts w:ascii="Arial" w:hAnsi="新宋体" w:eastAsia="新宋体"/>
          <w:b/>
          <w:bCs/>
        </w:rPr>
        <w:t>第</w:t>
      </w:r>
      <w:r>
        <w:rPr>
          <w:rFonts w:hint="eastAsia" w:ascii="Arial" w:hAnsi="新宋体" w:eastAsia="新宋体"/>
          <w:b/>
          <w:bCs/>
        </w:rPr>
        <w:t>三</w:t>
      </w:r>
      <w:r>
        <w:rPr>
          <w:rFonts w:ascii="Arial" w:hAnsi="新宋体" w:eastAsia="新宋体"/>
          <w:b/>
          <w:bCs/>
        </w:rPr>
        <w:t>条 例外</w:t>
      </w:r>
    </w:p>
    <w:p w14:paraId="2223D773">
      <w:pPr>
        <w:spacing w:line="360" w:lineRule="auto"/>
        <w:ind w:firstLine="420" w:firstLineChars="200"/>
        <w:rPr>
          <w:rFonts w:ascii="Arial" w:hAnsi="Arial" w:eastAsia="新宋体"/>
        </w:rPr>
      </w:pPr>
      <w:r>
        <w:rPr>
          <w:rFonts w:hint="eastAsia" w:ascii="Arial" w:hAnsi="Arial" w:eastAsia="新宋体"/>
        </w:rPr>
        <w:t>1、</w:t>
      </w:r>
      <w:r>
        <w:rPr>
          <w:rFonts w:ascii="Arial" w:hAnsi="Arial" w:eastAsia="新宋体"/>
        </w:rPr>
        <w:t>本协议不要求接收方对下列信息承担</w:t>
      </w:r>
      <w:r>
        <w:rPr>
          <w:rFonts w:hint="eastAsia" w:ascii="Arial" w:hAnsi="Arial" w:eastAsia="新宋体"/>
        </w:rPr>
        <w:t>保密</w:t>
      </w:r>
      <w:r>
        <w:rPr>
          <w:rFonts w:ascii="Arial" w:hAnsi="Arial" w:eastAsia="新宋体"/>
        </w:rPr>
        <w:t>义务：</w:t>
      </w:r>
    </w:p>
    <w:p w14:paraId="0D1916B6">
      <w:pPr>
        <w:spacing w:line="360" w:lineRule="auto"/>
        <w:ind w:firstLine="420" w:firstLineChars="200"/>
        <w:rPr>
          <w:rFonts w:ascii="Arial" w:hAnsi="Arial" w:eastAsia="新宋体"/>
        </w:rPr>
      </w:pPr>
      <w:r>
        <w:rPr>
          <w:rFonts w:hint="eastAsia" w:ascii="Arial" w:hAnsi="Arial" w:eastAsia="新宋体"/>
        </w:rPr>
        <w:t>（1）</w:t>
      </w:r>
      <w:r>
        <w:rPr>
          <w:rFonts w:ascii="Arial" w:hAnsi="Arial" w:eastAsia="新宋体"/>
        </w:rPr>
        <w:t>披露方向接收方披露该信息之时，该信息已以合法方式属接收方所有或由接收方知悉；</w:t>
      </w:r>
    </w:p>
    <w:p w14:paraId="15DCCEB9">
      <w:pPr>
        <w:spacing w:line="360" w:lineRule="auto"/>
        <w:ind w:firstLine="420" w:firstLineChars="200"/>
        <w:rPr>
          <w:rFonts w:ascii="Arial" w:hAnsi="Arial" w:eastAsia="新宋体"/>
        </w:rPr>
      </w:pPr>
      <w:r>
        <w:rPr>
          <w:rFonts w:hint="eastAsia" w:ascii="Arial" w:hAnsi="Arial" w:eastAsia="新宋体"/>
        </w:rPr>
        <w:t>（2）</w:t>
      </w:r>
      <w:r>
        <w:rPr>
          <w:rFonts w:ascii="Arial" w:hAnsi="Arial" w:eastAsia="新宋体"/>
        </w:rPr>
        <w:t>并非由于接收方或其代表违反本协议的原因，该信息进入或已经进入公开领域的；</w:t>
      </w:r>
    </w:p>
    <w:p w14:paraId="6F7BF182">
      <w:pPr>
        <w:spacing w:line="360" w:lineRule="auto"/>
        <w:ind w:firstLine="420" w:firstLineChars="200"/>
        <w:rPr>
          <w:rFonts w:ascii="Arial" w:hAnsi="Arial" w:eastAsia="新宋体"/>
        </w:rPr>
      </w:pPr>
      <w:r>
        <w:rPr>
          <w:rFonts w:hint="eastAsia" w:ascii="Arial" w:hAnsi="Arial" w:eastAsia="新宋体"/>
        </w:rPr>
        <w:t>（3）</w:t>
      </w:r>
      <w:r>
        <w:rPr>
          <w:rFonts w:ascii="Arial" w:hAnsi="Arial" w:eastAsia="新宋体"/>
        </w:rPr>
        <w:t>该信息是接收方从对披露方没有保密义务的第三方获得的；</w:t>
      </w:r>
    </w:p>
    <w:p w14:paraId="2314E274">
      <w:pPr>
        <w:spacing w:line="360" w:lineRule="auto"/>
        <w:ind w:firstLine="420" w:firstLineChars="200"/>
        <w:rPr>
          <w:rFonts w:ascii="Arial" w:hAnsi="Arial" w:eastAsia="新宋体"/>
        </w:rPr>
      </w:pPr>
      <w:r>
        <w:rPr>
          <w:rFonts w:hint="eastAsia" w:ascii="Arial" w:hAnsi="Arial" w:eastAsia="新宋体"/>
        </w:rPr>
        <w:t>（4）</w:t>
      </w:r>
      <w:r>
        <w:rPr>
          <w:rFonts w:ascii="Arial" w:hAnsi="Arial" w:eastAsia="新宋体"/>
        </w:rPr>
        <w:t>该信息是接收方或其代表独立开发的</w:t>
      </w:r>
      <w:r>
        <w:rPr>
          <w:rFonts w:hint="eastAsia" w:ascii="Arial" w:hAnsi="Arial" w:eastAsia="新宋体"/>
        </w:rPr>
        <w:t>；</w:t>
      </w:r>
    </w:p>
    <w:p w14:paraId="6BB9F1FB">
      <w:pPr>
        <w:spacing w:line="360" w:lineRule="auto"/>
        <w:ind w:firstLine="420" w:firstLineChars="200"/>
        <w:rPr>
          <w:rFonts w:ascii="Arial" w:hAnsi="Arial" w:eastAsia="新宋体"/>
        </w:rPr>
      </w:pPr>
      <w:r>
        <w:rPr>
          <w:rFonts w:hint="eastAsia" w:ascii="Arial" w:hAnsi="Arial" w:eastAsia="新宋体"/>
        </w:rPr>
        <w:t>（5）根据</w:t>
      </w:r>
      <w:r>
        <w:rPr>
          <w:rFonts w:ascii="Arial" w:hAnsi="Arial" w:eastAsia="新宋体"/>
        </w:rPr>
        <w:t>政府机构、法院、仲裁机构、证券交易所、行业协会或类似</w:t>
      </w:r>
      <w:r>
        <w:rPr>
          <w:rFonts w:hint="eastAsia" w:ascii="Arial" w:hAnsi="Arial" w:eastAsia="新宋体"/>
        </w:rPr>
        <w:t>有权</w:t>
      </w:r>
      <w:r>
        <w:rPr>
          <w:rFonts w:ascii="Arial" w:hAnsi="Arial" w:eastAsia="新宋体"/>
        </w:rPr>
        <w:t>机关，或适用的法律法规要求</w:t>
      </w:r>
      <w:r>
        <w:rPr>
          <w:rFonts w:hint="eastAsia" w:ascii="Arial" w:hAnsi="Arial" w:eastAsia="新宋体"/>
        </w:rPr>
        <w:t>披露的信息</w:t>
      </w:r>
      <w:r>
        <w:rPr>
          <w:rFonts w:ascii="Arial" w:hAnsi="Arial" w:eastAsia="新宋体"/>
        </w:rPr>
        <w:t>。</w:t>
      </w:r>
    </w:p>
    <w:p w14:paraId="1A1CCFF6">
      <w:pPr>
        <w:spacing w:line="360" w:lineRule="auto"/>
        <w:ind w:firstLine="420" w:firstLineChars="200"/>
        <w:rPr>
          <w:rFonts w:ascii="Arial" w:hAnsi="Arial" w:eastAsia="新宋体"/>
        </w:rPr>
      </w:pPr>
      <w:r>
        <w:rPr>
          <w:rFonts w:hint="eastAsia" w:ascii="Arial" w:hAnsi="Arial" w:eastAsia="新宋体"/>
        </w:rPr>
        <w:t>2、</w:t>
      </w:r>
      <w:r>
        <w:rPr>
          <w:rFonts w:ascii="Arial" w:hAnsi="Arial" w:eastAsia="新宋体"/>
        </w:rPr>
        <w:t>如果政府机构、法院、仲裁机构、证券交易所、行业协会或类似机关，或适用的法律法规要求</w:t>
      </w:r>
      <w:r>
        <w:rPr>
          <w:rFonts w:hint="eastAsia" w:ascii="Arial" w:hAnsi="Arial" w:eastAsia="新宋体"/>
        </w:rPr>
        <w:t>必须</w:t>
      </w:r>
      <w:r>
        <w:rPr>
          <w:rFonts w:ascii="Arial" w:hAnsi="Arial" w:eastAsia="新宋体"/>
        </w:rPr>
        <w:t>披露保密信息的全部或任何部分，接收方可以遵守该等要求。但接收方应在切实可行并且法律允许的范围内给予披露方及时的书面通知。</w:t>
      </w:r>
    </w:p>
    <w:p w14:paraId="56CAD2D9">
      <w:pPr>
        <w:spacing w:before="120" w:beforeLines="50" w:after="120" w:afterLines="50" w:line="360" w:lineRule="auto"/>
        <w:ind w:firstLine="422" w:firstLineChars="200"/>
        <w:rPr>
          <w:rFonts w:ascii="Arial" w:hAnsi="新宋体" w:eastAsia="新宋体"/>
          <w:b/>
          <w:bCs/>
        </w:rPr>
      </w:pPr>
      <w:r>
        <w:rPr>
          <w:rFonts w:ascii="Arial" w:hAnsi="新宋体" w:eastAsia="新宋体"/>
          <w:b/>
          <w:bCs/>
        </w:rPr>
        <w:t>第</w:t>
      </w:r>
      <w:r>
        <w:rPr>
          <w:rFonts w:hint="eastAsia" w:ascii="Arial" w:hAnsi="新宋体" w:eastAsia="新宋体"/>
          <w:b/>
          <w:bCs/>
        </w:rPr>
        <w:t>四</w:t>
      </w:r>
      <w:r>
        <w:rPr>
          <w:rFonts w:ascii="Arial" w:hAnsi="新宋体" w:eastAsia="新宋体"/>
          <w:b/>
          <w:bCs/>
        </w:rPr>
        <w:t>条</w:t>
      </w:r>
      <w:r>
        <w:rPr>
          <w:rFonts w:ascii="Arial" w:hAnsi="新宋体" w:eastAsia="新宋体"/>
          <w:b/>
          <w:bCs/>
        </w:rPr>
        <w:tab/>
      </w:r>
      <w:r>
        <w:rPr>
          <w:rFonts w:ascii="Arial" w:hAnsi="新宋体" w:eastAsia="新宋体"/>
          <w:b/>
          <w:bCs/>
        </w:rPr>
        <w:t>不侵犯第三方权利</w:t>
      </w:r>
    </w:p>
    <w:p w14:paraId="44E13D23">
      <w:pPr>
        <w:spacing w:line="360" w:lineRule="auto"/>
        <w:ind w:firstLine="420" w:firstLineChars="200"/>
        <w:rPr>
          <w:rFonts w:ascii="Arial" w:hAnsi="Arial" w:eastAsia="新宋体"/>
        </w:rPr>
      </w:pPr>
      <w:r>
        <w:rPr>
          <w:rFonts w:ascii="Arial" w:hAnsi="新宋体" w:eastAsia="新宋体"/>
        </w:rPr>
        <w:t>披露方保证其有权向接收方提供保密信息，其提供的保密信息不侵犯任何第三方的商业秘密</w:t>
      </w:r>
      <w:r>
        <w:rPr>
          <w:rFonts w:hint="eastAsia" w:ascii="Arial" w:hAnsi="新宋体" w:eastAsia="新宋体"/>
        </w:rPr>
        <w:t>、</w:t>
      </w:r>
      <w:r>
        <w:rPr>
          <w:rFonts w:ascii="Arial" w:hAnsi="新宋体" w:eastAsia="新宋体"/>
        </w:rPr>
        <w:t>知识产权</w:t>
      </w:r>
      <w:r>
        <w:rPr>
          <w:rFonts w:hint="eastAsia" w:ascii="Arial" w:hAnsi="新宋体" w:eastAsia="新宋体"/>
        </w:rPr>
        <w:t>或其他任何合法权利</w:t>
      </w:r>
      <w:r>
        <w:rPr>
          <w:rFonts w:ascii="Arial" w:hAnsi="新宋体" w:eastAsia="新宋体"/>
        </w:rPr>
        <w:t>。</w:t>
      </w:r>
    </w:p>
    <w:p w14:paraId="5F3CF569">
      <w:pPr>
        <w:spacing w:before="120" w:beforeLines="50" w:after="120" w:afterLines="50" w:line="360" w:lineRule="auto"/>
        <w:ind w:firstLine="422" w:firstLineChars="200"/>
        <w:rPr>
          <w:rFonts w:ascii="Arial" w:hAnsi="新宋体" w:eastAsia="新宋体"/>
          <w:b/>
          <w:bCs/>
        </w:rPr>
      </w:pPr>
      <w:r>
        <w:rPr>
          <w:rFonts w:ascii="Arial" w:hAnsi="新宋体" w:eastAsia="新宋体"/>
          <w:b/>
          <w:bCs/>
        </w:rPr>
        <w:t>第</w:t>
      </w:r>
      <w:r>
        <w:rPr>
          <w:rFonts w:hint="eastAsia" w:ascii="Arial" w:hAnsi="新宋体" w:eastAsia="新宋体"/>
          <w:b/>
          <w:bCs/>
        </w:rPr>
        <w:t>五</w:t>
      </w:r>
      <w:r>
        <w:rPr>
          <w:rFonts w:ascii="Arial" w:hAnsi="新宋体" w:eastAsia="新宋体"/>
          <w:b/>
          <w:bCs/>
        </w:rPr>
        <w:t>条</w:t>
      </w:r>
      <w:r>
        <w:rPr>
          <w:rFonts w:ascii="Arial" w:hAnsi="新宋体" w:eastAsia="新宋体"/>
          <w:b/>
          <w:bCs/>
        </w:rPr>
        <w:tab/>
      </w:r>
      <w:r>
        <w:rPr>
          <w:rFonts w:ascii="Arial" w:hAnsi="新宋体" w:eastAsia="新宋体"/>
          <w:b/>
          <w:bCs/>
        </w:rPr>
        <w:t>无其他权利或义务</w:t>
      </w:r>
    </w:p>
    <w:p w14:paraId="0E4A737D">
      <w:pPr>
        <w:spacing w:line="360" w:lineRule="auto"/>
        <w:ind w:firstLine="420" w:firstLineChars="200"/>
        <w:rPr>
          <w:rFonts w:ascii="Arial" w:hAnsi="Arial" w:eastAsia="新宋体"/>
        </w:rPr>
      </w:pPr>
      <w:r>
        <w:rPr>
          <w:rFonts w:hint="eastAsia" w:ascii="Arial" w:hAnsi="Arial" w:eastAsia="新宋体"/>
        </w:rPr>
        <w:t>1、</w:t>
      </w:r>
      <w:r>
        <w:rPr>
          <w:rFonts w:ascii="Arial" w:hAnsi="Arial" w:eastAsia="新宋体"/>
        </w:rPr>
        <w:t>披露方所提供的保密信息始终是披露方的财产。除了本协议明确规定的权利之外，接收方不因本协议而获取任何知识产权或其他权利。</w:t>
      </w:r>
    </w:p>
    <w:p w14:paraId="7D228A1D">
      <w:pPr>
        <w:spacing w:line="360" w:lineRule="auto"/>
        <w:ind w:firstLine="420" w:firstLineChars="200"/>
        <w:rPr>
          <w:rFonts w:ascii="Arial" w:hAnsi="Arial" w:eastAsia="新宋体"/>
        </w:rPr>
      </w:pPr>
      <w:r>
        <w:rPr>
          <w:rFonts w:hint="eastAsia" w:ascii="Arial" w:hAnsi="Arial" w:eastAsia="新宋体"/>
        </w:rPr>
        <w:t>2、</w:t>
      </w:r>
      <w:r>
        <w:rPr>
          <w:rFonts w:ascii="Arial" w:hAnsi="Arial" w:eastAsia="新宋体"/>
        </w:rPr>
        <w:t>本协议或其履行不构成任何一方与另一方就</w:t>
      </w:r>
      <w:r>
        <w:rPr>
          <w:rFonts w:ascii="Arial" w:hAnsi="新宋体" w:eastAsia="新宋体"/>
        </w:rPr>
        <w:t>项目</w:t>
      </w:r>
      <w:r>
        <w:rPr>
          <w:rFonts w:ascii="Arial" w:hAnsi="Arial" w:eastAsia="新宋体"/>
        </w:rPr>
        <w:t>达成任何协议的承诺。</w:t>
      </w:r>
    </w:p>
    <w:p w14:paraId="39927E3B">
      <w:pPr>
        <w:spacing w:before="120" w:beforeLines="50" w:after="120" w:afterLines="50" w:line="360" w:lineRule="auto"/>
        <w:ind w:firstLine="422" w:firstLineChars="200"/>
        <w:rPr>
          <w:rFonts w:ascii="Arial" w:hAnsi="新宋体" w:eastAsia="新宋体"/>
          <w:b/>
          <w:bCs/>
        </w:rPr>
      </w:pPr>
      <w:r>
        <w:rPr>
          <w:rFonts w:ascii="Arial" w:hAnsi="新宋体" w:eastAsia="新宋体"/>
          <w:b/>
          <w:bCs/>
        </w:rPr>
        <w:t>第</w:t>
      </w:r>
      <w:r>
        <w:rPr>
          <w:rFonts w:hint="eastAsia" w:ascii="Arial" w:hAnsi="新宋体" w:eastAsia="新宋体"/>
          <w:b/>
          <w:bCs/>
        </w:rPr>
        <w:t>六</w:t>
      </w:r>
      <w:r>
        <w:rPr>
          <w:rFonts w:ascii="Arial" w:hAnsi="新宋体" w:eastAsia="新宋体"/>
          <w:b/>
          <w:bCs/>
        </w:rPr>
        <w:t>条 违约责任</w:t>
      </w:r>
    </w:p>
    <w:p w14:paraId="61A4C661">
      <w:pPr>
        <w:spacing w:line="360" w:lineRule="auto"/>
        <w:ind w:firstLine="420" w:firstLineChars="200"/>
        <w:rPr>
          <w:rFonts w:ascii="Arial" w:hAnsi="Arial" w:eastAsia="新宋体"/>
        </w:rPr>
      </w:pPr>
      <w:r>
        <w:rPr>
          <w:rFonts w:ascii="Arial" w:hAnsi="新宋体" w:eastAsia="新宋体"/>
        </w:rPr>
        <w:t>任何一方未履行本协议项下的任何条款均被视为该方违约（该方被称为</w:t>
      </w:r>
      <w:r>
        <w:rPr>
          <w:rFonts w:ascii="Arial" w:hAnsi="Arial" w:eastAsia="新宋体"/>
        </w:rPr>
        <w:t>“</w:t>
      </w:r>
      <w:r>
        <w:rPr>
          <w:rFonts w:ascii="Arial" w:hAnsi="新宋体" w:eastAsia="新宋体"/>
        </w:rPr>
        <w:t>违约方</w:t>
      </w:r>
      <w:r>
        <w:rPr>
          <w:rFonts w:ascii="Arial" w:hAnsi="Arial" w:eastAsia="新宋体"/>
        </w:rPr>
        <w:t>”</w:t>
      </w:r>
      <w:r>
        <w:rPr>
          <w:rFonts w:ascii="Arial" w:hAnsi="新宋体" w:eastAsia="新宋体"/>
        </w:rPr>
        <w:t>），违约方应依法赔偿给守约方因该等违约而造成的经济损失和合理开支</w:t>
      </w:r>
      <w:r>
        <w:rPr>
          <w:rFonts w:hint="eastAsia" w:ascii="Arial" w:hAnsi="新宋体" w:eastAsia="新宋体"/>
        </w:rPr>
        <w:t>。</w:t>
      </w:r>
    </w:p>
    <w:p w14:paraId="287B8237">
      <w:pPr>
        <w:spacing w:before="120" w:beforeLines="50" w:after="120" w:afterLines="50" w:line="360" w:lineRule="auto"/>
        <w:ind w:firstLine="422" w:firstLineChars="200"/>
        <w:rPr>
          <w:rFonts w:ascii="Arial" w:hAnsi="新宋体" w:eastAsia="新宋体"/>
          <w:b/>
          <w:bCs/>
        </w:rPr>
      </w:pPr>
      <w:r>
        <w:rPr>
          <w:rFonts w:ascii="Arial" w:hAnsi="新宋体" w:eastAsia="新宋体"/>
          <w:b/>
          <w:bCs/>
        </w:rPr>
        <w:t>第</w:t>
      </w:r>
      <w:r>
        <w:rPr>
          <w:rFonts w:hint="eastAsia" w:ascii="Arial" w:hAnsi="新宋体" w:eastAsia="新宋体"/>
          <w:b/>
          <w:bCs/>
        </w:rPr>
        <w:t>七</w:t>
      </w:r>
      <w:r>
        <w:rPr>
          <w:rFonts w:ascii="Arial" w:hAnsi="新宋体" w:eastAsia="新宋体"/>
          <w:b/>
          <w:bCs/>
        </w:rPr>
        <w:t>条 生效与保密期限</w:t>
      </w:r>
    </w:p>
    <w:p w14:paraId="6770EB58">
      <w:pPr>
        <w:spacing w:line="360" w:lineRule="auto"/>
        <w:ind w:firstLine="420" w:firstLineChars="200"/>
        <w:rPr>
          <w:rFonts w:ascii="Arial" w:hAnsi="Arial" w:eastAsia="新宋体"/>
        </w:rPr>
      </w:pPr>
      <w:r>
        <w:rPr>
          <w:rFonts w:hint="eastAsia" w:ascii="Arial" w:hAnsi="Arial" w:eastAsia="新宋体"/>
        </w:rPr>
        <w:t>1、本协议</w:t>
      </w:r>
      <w:r>
        <w:rPr>
          <w:rFonts w:ascii="Arial" w:hAnsi="Arial" w:eastAsia="新宋体"/>
        </w:rPr>
        <w:t>经双方签</w:t>
      </w:r>
      <w:r>
        <w:rPr>
          <w:rFonts w:hint="eastAsia" w:ascii="Arial" w:hAnsi="Arial" w:eastAsia="新宋体"/>
        </w:rPr>
        <w:t>署后</w:t>
      </w:r>
      <w:r>
        <w:rPr>
          <w:rFonts w:ascii="Arial" w:hAnsi="Arial" w:eastAsia="新宋体"/>
        </w:rPr>
        <w:t>生效。</w:t>
      </w:r>
    </w:p>
    <w:p w14:paraId="7A996D08">
      <w:pPr>
        <w:spacing w:line="360" w:lineRule="auto"/>
        <w:ind w:firstLine="420" w:firstLineChars="200"/>
        <w:rPr>
          <w:rFonts w:ascii="Arial" w:hAnsi="Arial" w:eastAsia="新宋体"/>
        </w:rPr>
      </w:pPr>
      <w:r>
        <w:rPr>
          <w:rFonts w:hint="eastAsia" w:ascii="Arial" w:hAnsi="Arial" w:eastAsia="新宋体"/>
        </w:rPr>
        <w:t>2、本协议保密期限为本协议签订之日起满【】年之日，如保密信息被提前公开，则保密期限至保密信息被公开之日</w:t>
      </w:r>
      <w:r>
        <w:rPr>
          <w:rFonts w:ascii="Arial" w:hAnsi="Arial" w:eastAsia="新宋体"/>
        </w:rPr>
        <w:t>。</w:t>
      </w:r>
    </w:p>
    <w:p w14:paraId="6E00BBB1">
      <w:pPr>
        <w:spacing w:before="120" w:beforeLines="50" w:after="120" w:afterLines="50" w:line="360" w:lineRule="auto"/>
        <w:ind w:firstLine="422" w:firstLineChars="200"/>
        <w:rPr>
          <w:rFonts w:ascii="Arial" w:hAnsi="新宋体" w:eastAsia="新宋体"/>
          <w:b/>
          <w:bCs/>
        </w:rPr>
      </w:pPr>
      <w:r>
        <w:rPr>
          <w:rFonts w:ascii="Arial" w:hAnsi="新宋体" w:eastAsia="新宋体"/>
          <w:b/>
          <w:bCs/>
        </w:rPr>
        <w:t>第</w:t>
      </w:r>
      <w:r>
        <w:rPr>
          <w:rFonts w:hint="eastAsia" w:ascii="Arial" w:hAnsi="新宋体" w:eastAsia="新宋体"/>
          <w:b/>
          <w:bCs/>
        </w:rPr>
        <w:t>八</w:t>
      </w:r>
      <w:r>
        <w:rPr>
          <w:rFonts w:ascii="Arial" w:hAnsi="新宋体" w:eastAsia="新宋体"/>
          <w:b/>
          <w:bCs/>
        </w:rPr>
        <w:t>条 争议解决</w:t>
      </w:r>
    </w:p>
    <w:p w14:paraId="257A8BD3">
      <w:pPr>
        <w:spacing w:line="360" w:lineRule="auto"/>
        <w:ind w:firstLine="420" w:firstLineChars="200"/>
        <w:rPr>
          <w:rFonts w:ascii="Arial" w:hAnsi="Arial" w:eastAsia="新宋体"/>
        </w:rPr>
      </w:pPr>
      <w:r>
        <w:rPr>
          <w:rFonts w:hint="eastAsia" w:ascii="Arial" w:hAnsi="Arial" w:eastAsia="新宋体"/>
        </w:rPr>
        <w:t>1、</w:t>
      </w:r>
      <w:r>
        <w:rPr>
          <w:rFonts w:ascii="Arial" w:hAnsi="Arial" w:eastAsia="新宋体"/>
        </w:rPr>
        <w:t>本协议受中</w:t>
      </w:r>
      <w:r>
        <w:rPr>
          <w:rFonts w:hint="eastAsia" w:ascii="Arial" w:hAnsi="Arial" w:eastAsia="新宋体"/>
        </w:rPr>
        <w:t>华人民共和</w:t>
      </w:r>
      <w:r>
        <w:rPr>
          <w:rFonts w:ascii="Arial" w:hAnsi="Arial" w:eastAsia="新宋体"/>
        </w:rPr>
        <w:t>国法律（为本协议之目的，不包括香港特别行政区、澳门特别行政区或台湾</w:t>
      </w:r>
      <w:ins w:id="0" w:author="ZYY" w:date="2026-07-16T09:53:00Z">
        <w:r>
          <w:rPr>
            <w:rFonts w:hint="eastAsia" w:ascii="Arial" w:hAnsi="Arial" w:eastAsia="新宋体"/>
            <w:lang w:val="en-US" w:eastAsia="zh-CN"/>
          </w:rPr>
          <w:t>地区</w:t>
        </w:r>
      </w:ins>
      <w:r>
        <w:rPr>
          <w:rFonts w:ascii="Arial" w:hAnsi="Arial" w:eastAsia="新宋体"/>
        </w:rPr>
        <w:t>法律）管辖与解释。</w:t>
      </w:r>
    </w:p>
    <w:p w14:paraId="02BC30DB">
      <w:pPr>
        <w:spacing w:line="360" w:lineRule="auto"/>
        <w:ind w:firstLine="420" w:firstLineChars="200"/>
        <w:rPr>
          <w:rFonts w:ascii="Arial" w:hAnsi="Arial" w:eastAsia="新宋体"/>
        </w:rPr>
      </w:pPr>
      <w:r>
        <w:rPr>
          <w:rFonts w:hint="eastAsia" w:ascii="Arial" w:hAnsi="Arial" w:eastAsia="新宋体"/>
        </w:rPr>
        <w:t>2、</w:t>
      </w:r>
      <w:del w:id="1" w:author="ZYY" w:date="2026-07-16T09:42:00Z">
        <w:r>
          <w:rPr>
            <w:rFonts w:hint="eastAsia" w:ascii="Arial" w:hAnsi="Arial" w:eastAsia="新宋体"/>
          </w:rPr>
          <w:delText>凡因本协议引起的或与本协议有关的任何争议，各方应协商解决；</w:delText>
        </w:r>
      </w:del>
      <w:ins w:id="2" w:author="ZYY" w:date="2026-07-16T09:42:00Z">
        <w:r>
          <w:rPr>
            <w:rFonts w:hint="eastAsia" w:ascii="Arial" w:hAnsi="Arial" w:eastAsia="新宋体"/>
          </w:rPr>
          <w:t>各方一致认为，调解具备经济高效的优势，有助于维护各方友好关系。各方一致同意，因本</w:t>
        </w:r>
      </w:ins>
      <w:ins w:id="3" w:author="ZYY" w:date="2026-07-16T09:42:00Z">
        <w:r>
          <w:rPr>
            <w:rFonts w:hint="eastAsia" w:ascii="Arial" w:hAnsi="Arial" w:eastAsia="新宋体"/>
            <w:lang w:val="en-US" w:eastAsia="zh-CN"/>
          </w:rPr>
          <w:t>协议</w:t>
        </w:r>
      </w:ins>
      <w:ins w:id="4" w:author="ZYY" w:date="2026-07-16T09:42:00Z">
        <w:r>
          <w:rPr>
            <w:rFonts w:hint="eastAsia" w:ascii="Arial" w:hAnsi="Arial" w:eastAsia="新宋体"/>
          </w:rPr>
          <w:t>引起或与之相关的任何争议，各方均愿在争议解决过程中优先考虑以调解等方式友好协商化解纠纷</w:t>
        </w:r>
      </w:ins>
      <w:ins w:id="5" w:author="ZYY" w:date="2026-07-16T09:53:00Z">
        <w:r>
          <w:rPr>
            <w:rFonts w:hint="eastAsia" w:ascii="Arial" w:hAnsi="Arial" w:eastAsia="新宋体"/>
            <w:lang w:eastAsia="zh-CN"/>
          </w:rPr>
          <w:t>；</w:t>
        </w:r>
      </w:ins>
      <w:r>
        <w:rPr>
          <w:rFonts w:hint="eastAsia" w:ascii="Arial" w:hAnsi="Arial" w:eastAsia="新宋体"/>
        </w:rPr>
        <w:t>协商不成的，均应提交上海仲裁委员会按照该会仲裁规则进行仲裁。仲裁裁决是终局的，对各方当事人均有约束力。</w:t>
      </w:r>
    </w:p>
    <w:p w14:paraId="7D89D97A">
      <w:pPr>
        <w:spacing w:line="360" w:lineRule="auto"/>
        <w:ind w:firstLine="420" w:firstLineChars="200"/>
        <w:rPr>
          <w:rFonts w:ascii="Arial" w:hAnsi="Arial" w:eastAsia="新宋体"/>
        </w:rPr>
      </w:pPr>
      <w:r>
        <w:rPr>
          <w:rFonts w:hint="eastAsia" w:ascii="Arial" w:hAnsi="Arial" w:eastAsia="新宋体"/>
        </w:rPr>
        <w:t>3、</w:t>
      </w:r>
      <w:r>
        <w:rPr>
          <w:rFonts w:ascii="Arial" w:hAnsi="Arial" w:eastAsia="新宋体"/>
        </w:rPr>
        <w:t>当产生任何争议及任何争议正按本第</w:t>
      </w:r>
      <w:r>
        <w:rPr>
          <w:rFonts w:hint="eastAsia" w:ascii="Arial" w:hAnsi="Arial" w:eastAsia="新宋体"/>
        </w:rPr>
        <w:t>八</w:t>
      </w:r>
      <w:r>
        <w:rPr>
          <w:rFonts w:ascii="Arial" w:hAnsi="Arial" w:eastAsia="新宋体"/>
        </w:rPr>
        <w:t>条规定进行解决时，除争议事项外，双方应继续履行本协议项下的其他义务。</w:t>
      </w:r>
    </w:p>
    <w:p w14:paraId="1C6100AE">
      <w:pPr>
        <w:spacing w:before="120" w:beforeLines="50" w:after="120" w:afterLines="50" w:line="360" w:lineRule="auto"/>
        <w:ind w:firstLine="422" w:firstLineChars="200"/>
        <w:rPr>
          <w:rFonts w:ascii="Arial" w:hAnsi="新宋体" w:eastAsia="新宋体"/>
          <w:b/>
          <w:bCs/>
        </w:rPr>
      </w:pPr>
      <w:r>
        <w:rPr>
          <w:rFonts w:ascii="Arial" w:hAnsi="新宋体" w:eastAsia="新宋体"/>
          <w:b/>
          <w:bCs/>
        </w:rPr>
        <w:t>第</w:t>
      </w:r>
      <w:r>
        <w:rPr>
          <w:rFonts w:hint="eastAsia" w:ascii="Arial" w:hAnsi="新宋体" w:eastAsia="新宋体"/>
          <w:b/>
          <w:bCs/>
        </w:rPr>
        <w:t>九</w:t>
      </w:r>
      <w:r>
        <w:rPr>
          <w:rFonts w:ascii="Arial" w:hAnsi="新宋体" w:eastAsia="新宋体"/>
          <w:b/>
          <w:bCs/>
        </w:rPr>
        <w:t>条  通知</w:t>
      </w:r>
    </w:p>
    <w:p w14:paraId="4EEE35BA">
      <w:pPr>
        <w:spacing w:line="360" w:lineRule="auto"/>
        <w:ind w:firstLine="420" w:firstLineChars="200"/>
        <w:rPr>
          <w:rFonts w:ascii="Arial" w:hAnsi="Arial" w:eastAsia="新宋体"/>
        </w:rPr>
      </w:pPr>
      <w:r>
        <w:rPr>
          <w:rFonts w:hint="eastAsia" w:ascii="Arial" w:hAnsi="Arial" w:eastAsia="新宋体"/>
        </w:rPr>
        <w:t>1、</w:t>
      </w:r>
      <w:r>
        <w:rPr>
          <w:rFonts w:ascii="Arial" w:hAnsi="Arial" w:eastAsia="新宋体"/>
        </w:rPr>
        <w:t>本协议项下的所有通知或其他通讯均应以书面形式作出，按以下联系方式用传真发出或以快递方式发出。如果该等通知或通讯以传真方式发出，则于发件人传真机生成了发送成功的确认时视为送达；若以快递方式发出，则于邮件寄出日后的第三个工作日视为送达。</w:t>
      </w:r>
    </w:p>
    <w:p w14:paraId="7581CA04">
      <w:pPr>
        <w:spacing w:line="360" w:lineRule="auto"/>
        <w:ind w:firstLine="420" w:firstLineChars="200"/>
        <w:rPr>
          <w:rFonts w:ascii="Arial" w:hAnsi="Arial" w:eastAsia="新宋体"/>
        </w:rPr>
      </w:pPr>
      <w:r>
        <w:rPr>
          <w:rFonts w:hint="eastAsia" w:ascii="Arial" w:hAnsi="Arial" w:eastAsia="新宋体"/>
        </w:rPr>
        <w:t>2、</w:t>
      </w:r>
      <w:r>
        <w:rPr>
          <w:rFonts w:ascii="Arial" w:hAnsi="新宋体" w:eastAsia="新宋体"/>
        </w:rPr>
        <w:t>本协议双方的寄送地址及传真如下：</w:t>
      </w:r>
    </w:p>
    <w:p w14:paraId="020DDB03">
      <w:pPr>
        <w:spacing w:line="360" w:lineRule="auto"/>
        <w:ind w:firstLine="420" w:firstLineChars="200"/>
        <w:rPr>
          <w:rFonts w:hint="eastAsia" w:ascii="Arial" w:hAnsi="Arial" w:eastAsia="新宋体"/>
        </w:rPr>
      </w:pPr>
      <w:r>
        <w:rPr>
          <w:rFonts w:ascii="Arial" w:hAnsi="新宋体" w:eastAsia="新宋体"/>
        </w:rPr>
        <w:t>甲</w:t>
      </w:r>
      <w:r>
        <w:rPr>
          <w:rFonts w:ascii="Arial" w:hAnsi="Arial" w:eastAsia="新宋体"/>
        </w:rPr>
        <w:t xml:space="preserve">  </w:t>
      </w:r>
      <w:r>
        <w:rPr>
          <w:rFonts w:ascii="Arial" w:hAnsi="新宋体" w:eastAsia="新宋体"/>
        </w:rPr>
        <w:t>方：</w:t>
      </w:r>
      <w:r>
        <w:rPr>
          <w:rFonts w:hint="eastAsia" w:ascii="Arial" w:hAnsi="新宋体" w:eastAsia="新宋体"/>
        </w:rPr>
        <w:t>【】</w:t>
      </w:r>
    </w:p>
    <w:p w14:paraId="05007586">
      <w:pPr>
        <w:spacing w:line="360" w:lineRule="auto"/>
        <w:ind w:firstLine="420" w:firstLineChars="200"/>
        <w:rPr>
          <w:rFonts w:hint="eastAsia" w:ascii="Arial" w:hAnsi="Arial" w:eastAsia="新宋体"/>
        </w:rPr>
      </w:pPr>
      <w:r>
        <w:rPr>
          <w:rFonts w:ascii="Arial" w:hAnsi="新宋体" w:eastAsia="新宋体"/>
        </w:rPr>
        <w:t>联系人：</w:t>
      </w:r>
      <w:r>
        <w:rPr>
          <w:rFonts w:hint="eastAsia" w:ascii="Arial" w:hAnsi="新宋体" w:eastAsia="新宋体"/>
        </w:rPr>
        <w:t>【】</w:t>
      </w:r>
    </w:p>
    <w:p w14:paraId="457E22E8">
      <w:pPr>
        <w:spacing w:line="360" w:lineRule="auto"/>
        <w:ind w:firstLine="420" w:firstLineChars="200"/>
        <w:rPr>
          <w:rFonts w:hint="eastAsia" w:ascii="Arial" w:hAnsi="Arial" w:eastAsia="新宋体"/>
        </w:rPr>
      </w:pPr>
      <w:r>
        <w:rPr>
          <w:rFonts w:ascii="Arial" w:hAnsi="新宋体" w:eastAsia="新宋体"/>
        </w:rPr>
        <w:t>地</w:t>
      </w:r>
      <w:r>
        <w:rPr>
          <w:rFonts w:ascii="Arial" w:hAnsi="Arial" w:eastAsia="新宋体"/>
        </w:rPr>
        <w:t xml:space="preserve">  </w:t>
      </w:r>
      <w:r>
        <w:rPr>
          <w:rFonts w:ascii="Arial" w:hAnsi="新宋体" w:eastAsia="新宋体"/>
        </w:rPr>
        <w:t>址：</w:t>
      </w:r>
      <w:r>
        <w:rPr>
          <w:rFonts w:hint="eastAsia" w:ascii="Arial" w:hAnsi="新宋体" w:eastAsia="新宋体"/>
        </w:rPr>
        <w:t>【】</w:t>
      </w:r>
    </w:p>
    <w:p w14:paraId="1468B04C">
      <w:pPr>
        <w:spacing w:line="360" w:lineRule="auto"/>
        <w:ind w:firstLine="420" w:firstLineChars="200"/>
        <w:rPr>
          <w:rFonts w:hint="eastAsia" w:ascii="Arial" w:hAnsi="Arial" w:eastAsia="新宋体"/>
        </w:rPr>
      </w:pPr>
      <w:r>
        <w:rPr>
          <w:rFonts w:ascii="Arial" w:hAnsi="新宋体" w:eastAsia="新宋体"/>
        </w:rPr>
        <w:t>邮</w:t>
      </w:r>
      <w:r>
        <w:rPr>
          <w:rFonts w:ascii="Arial" w:hAnsi="Arial" w:eastAsia="新宋体"/>
        </w:rPr>
        <w:t xml:space="preserve">  </w:t>
      </w:r>
      <w:r>
        <w:rPr>
          <w:rFonts w:ascii="Arial" w:hAnsi="新宋体" w:eastAsia="新宋体"/>
        </w:rPr>
        <w:t>编：</w:t>
      </w:r>
      <w:r>
        <w:rPr>
          <w:rFonts w:hint="eastAsia" w:ascii="Arial" w:hAnsi="Arial" w:eastAsia="新宋体"/>
        </w:rPr>
        <w:t>【】</w:t>
      </w:r>
    </w:p>
    <w:p w14:paraId="555802B8">
      <w:pPr>
        <w:spacing w:line="360" w:lineRule="auto"/>
        <w:ind w:firstLine="420" w:firstLineChars="200"/>
        <w:rPr>
          <w:rFonts w:hint="eastAsia" w:ascii="Arial" w:hAnsi="Arial" w:eastAsia="新宋体"/>
        </w:rPr>
      </w:pPr>
      <w:r>
        <w:rPr>
          <w:rFonts w:ascii="Arial" w:hAnsi="新宋体" w:eastAsia="新宋体"/>
        </w:rPr>
        <w:t>传</w:t>
      </w:r>
      <w:r>
        <w:rPr>
          <w:rFonts w:ascii="Arial" w:hAnsi="Arial" w:eastAsia="新宋体"/>
        </w:rPr>
        <w:t xml:space="preserve">  </w:t>
      </w:r>
      <w:r>
        <w:rPr>
          <w:rFonts w:ascii="Arial" w:hAnsi="新宋体" w:eastAsia="新宋体"/>
        </w:rPr>
        <w:t>真：</w:t>
      </w:r>
      <w:r>
        <w:rPr>
          <w:rFonts w:hint="eastAsia" w:ascii="Arial" w:hAnsi="Arial" w:eastAsia="新宋体"/>
        </w:rPr>
        <w:t>【】</w:t>
      </w:r>
    </w:p>
    <w:p w14:paraId="0E930164">
      <w:pPr>
        <w:spacing w:line="360" w:lineRule="auto"/>
        <w:ind w:firstLine="420" w:firstLineChars="200"/>
        <w:rPr>
          <w:rFonts w:ascii="Arial" w:hAnsi="Arial" w:eastAsia="新宋体"/>
        </w:rPr>
      </w:pPr>
      <w:r>
        <w:rPr>
          <w:rFonts w:ascii="Arial" w:hAnsi="新宋体" w:eastAsia="新宋体"/>
        </w:rPr>
        <w:t>电</w:t>
      </w:r>
      <w:r>
        <w:rPr>
          <w:rFonts w:ascii="Arial" w:hAnsi="Arial" w:eastAsia="新宋体"/>
        </w:rPr>
        <w:t xml:space="preserve">  </w:t>
      </w:r>
      <w:r>
        <w:rPr>
          <w:rFonts w:ascii="Arial" w:hAnsi="新宋体" w:eastAsia="新宋体"/>
        </w:rPr>
        <w:t>话：</w:t>
      </w:r>
      <w:r>
        <w:rPr>
          <w:rFonts w:hint="eastAsia" w:ascii="Arial" w:hAnsi="Arial" w:eastAsia="新宋体"/>
        </w:rPr>
        <w:t>【】</w:t>
      </w:r>
    </w:p>
    <w:p w14:paraId="4042ADEC">
      <w:pPr>
        <w:spacing w:line="360" w:lineRule="auto"/>
        <w:ind w:firstLine="420" w:firstLineChars="200"/>
        <w:rPr>
          <w:rFonts w:hint="eastAsia" w:ascii="Arial" w:hAnsi="Arial" w:eastAsia="新宋体"/>
          <w:lang w:eastAsia="zh-CN"/>
        </w:rPr>
      </w:pPr>
      <w:r>
        <w:rPr>
          <w:rFonts w:ascii="Arial" w:hAnsi="新宋体" w:eastAsia="新宋体"/>
        </w:rPr>
        <w:t>乙</w:t>
      </w:r>
      <w:r>
        <w:rPr>
          <w:rFonts w:ascii="Arial" w:hAnsi="Arial" w:eastAsia="新宋体"/>
        </w:rPr>
        <w:t xml:space="preserve">  </w:t>
      </w:r>
      <w:r>
        <w:rPr>
          <w:rFonts w:ascii="Arial" w:hAnsi="新宋体" w:eastAsia="新宋体"/>
        </w:rPr>
        <w:t>方：</w:t>
      </w:r>
      <w:r>
        <w:rPr>
          <w:rFonts w:hint="eastAsia" w:ascii="Arial" w:hAnsi="新宋体" w:eastAsia="新宋体"/>
          <w:lang w:eastAsia="zh-CN"/>
        </w:rPr>
        <w:t>国泰海通证券股份有限公司</w:t>
      </w:r>
    </w:p>
    <w:p w14:paraId="5D31BA7B">
      <w:pPr>
        <w:spacing w:line="360" w:lineRule="auto"/>
        <w:ind w:firstLine="420" w:firstLineChars="200"/>
        <w:rPr>
          <w:rFonts w:hint="eastAsia" w:ascii="Arial" w:hAnsi="Arial" w:eastAsia="新宋体"/>
        </w:rPr>
      </w:pPr>
      <w:r>
        <w:rPr>
          <w:rFonts w:ascii="Arial" w:hAnsi="新宋体" w:eastAsia="新宋体"/>
        </w:rPr>
        <w:t>联系人：</w:t>
      </w:r>
      <w:r>
        <w:rPr>
          <w:rFonts w:hint="eastAsia" w:ascii="Arial" w:hAnsi="新宋体" w:eastAsia="新宋体"/>
        </w:rPr>
        <w:t>【】</w:t>
      </w:r>
    </w:p>
    <w:p w14:paraId="31DAF9CB">
      <w:pPr>
        <w:spacing w:line="360" w:lineRule="auto"/>
        <w:ind w:firstLine="420" w:firstLineChars="200"/>
        <w:rPr>
          <w:rFonts w:hint="eastAsia" w:ascii="Arial" w:hAnsi="Arial" w:eastAsia="新宋体"/>
        </w:rPr>
      </w:pPr>
      <w:r>
        <w:rPr>
          <w:rFonts w:ascii="Arial" w:hAnsi="新宋体" w:eastAsia="新宋体"/>
        </w:rPr>
        <w:t>地</w:t>
      </w:r>
      <w:r>
        <w:rPr>
          <w:rFonts w:ascii="Arial" w:hAnsi="Arial" w:eastAsia="新宋体"/>
        </w:rPr>
        <w:t xml:space="preserve">  </w:t>
      </w:r>
      <w:r>
        <w:rPr>
          <w:rFonts w:ascii="Arial" w:hAnsi="新宋体" w:eastAsia="新宋体"/>
        </w:rPr>
        <w:t>址：</w:t>
      </w:r>
      <w:r>
        <w:rPr>
          <w:rFonts w:hint="eastAsia" w:ascii="Arial" w:hAnsi="新宋体" w:eastAsia="新宋体"/>
        </w:rPr>
        <w:t>【】</w:t>
      </w:r>
    </w:p>
    <w:p w14:paraId="56166CA6">
      <w:pPr>
        <w:spacing w:line="360" w:lineRule="auto"/>
        <w:ind w:firstLine="420" w:firstLineChars="200"/>
        <w:rPr>
          <w:rFonts w:hint="eastAsia" w:ascii="Arial" w:hAnsi="Arial" w:eastAsia="新宋体"/>
        </w:rPr>
      </w:pPr>
      <w:r>
        <w:rPr>
          <w:rFonts w:ascii="Arial" w:hAnsi="新宋体" w:eastAsia="新宋体"/>
        </w:rPr>
        <w:t>邮</w:t>
      </w:r>
      <w:r>
        <w:rPr>
          <w:rFonts w:ascii="Arial" w:hAnsi="Arial" w:eastAsia="新宋体"/>
        </w:rPr>
        <w:t xml:space="preserve">  </w:t>
      </w:r>
      <w:r>
        <w:rPr>
          <w:rFonts w:ascii="Arial" w:hAnsi="新宋体" w:eastAsia="新宋体"/>
        </w:rPr>
        <w:t>编：</w:t>
      </w:r>
      <w:r>
        <w:rPr>
          <w:rFonts w:hint="eastAsia" w:ascii="Arial" w:hAnsi="Arial" w:eastAsia="新宋体"/>
        </w:rPr>
        <w:t>【】</w:t>
      </w:r>
    </w:p>
    <w:p w14:paraId="473A2686">
      <w:pPr>
        <w:spacing w:line="360" w:lineRule="auto"/>
        <w:ind w:firstLine="420" w:firstLineChars="200"/>
        <w:rPr>
          <w:rFonts w:hint="eastAsia" w:ascii="Arial" w:hAnsi="Arial" w:eastAsia="新宋体"/>
        </w:rPr>
      </w:pPr>
      <w:r>
        <w:rPr>
          <w:rFonts w:ascii="Arial" w:hAnsi="新宋体" w:eastAsia="新宋体"/>
        </w:rPr>
        <w:t>传</w:t>
      </w:r>
      <w:r>
        <w:rPr>
          <w:rFonts w:ascii="Arial" w:hAnsi="Arial" w:eastAsia="新宋体"/>
        </w:rPr>
        <w:t xml:space="preserve">  </w:t>
      </w:r>
      <w:r>
        <w:rPr>
          <w:rFonts w:ascii="Arial" w:hAnsi="新宋体" w:eastAsia="新宋体"/>
        </w:rPr>
        <w:t>真：</w:t>
      </w:r>
      <w:r>
        <w:rPr>
          <w:rFonts w:hint="eastAsia" w:ascii="Arial" w:hAnsi="Arial" w:eastAsia="新宋体"/>
        </w:rPr>
        <w:t>【】</w:t>
      </w:r>
    </w:p>
    <w:p w14:paraId="4C94245D">
      <w:pPr>
        <w:spacing w:line="360" w:lineRule="auto"/>
        <w:ind w:firstLine="420" w:firstLineChars="200"/>
        <w:rPr>
          <w:rFonts w:hint="eastAsia" w:ascii="Arial" w:hAnsi="Arial" w:eastAsia="新宋体"/>
        </w:rPr>
      </w:pPr>
      <w:r>
        <w:rPr>
          <w:rFonts w:ascii="Arial" w:hAnsi="新宋体" w:eastAsia="新宋体"/>
        </w:rPr>
        <w:t>电</w:t>
      </w:r>
      <w:r>
        <w:rPr>
          <w:rFonts w:ascii="Arial" w:hAnsi="Arial" w:eastAsia="新宋体"/>
        </w:rPr>
        <w:t xml:space="preserve">  </w:t>
      </w:r>
      <w:r>
        <w:rPr>
          <w:rFonts w:ascii="Arial" w:hAnsi="新宋体" w:eastAsia="新宋体"/>
        </w:rPr>
        <w:t>话：</w:t>
      </w:r>
      <w:r>
        <w:rPr>
          <w:rFonts w:hint="eastAsia" w:ascii="Arial" w:hAnsi="Arial" w:eastAsia="新宋体"/>
        </w:rPr>
        <w:t>【】</w:t>
      </w:r>
    </w:p>
    <w:p w14:paraId="21284F0C">
      <w:pPr>
        <w:spacing w:line="360" w:lineRule="auto"/>
        <w:ind w:firstLine="420" w:firstLineChars="200"/>
        <w:rPr>
          <w:rFonts w:ascii="Arial" w:hAnsi="Arial" w:eastAsia="新宋体"/>
        </w:rPr>
      </w:pPr>
      <w:r>
        <w:rPr>
          <w:rFonts w:hint="eastAsia" w:ascii="Arial" w:hAnsi="Arial" w:eastAsia="新宋体"/>
        </w:rPr>
        <w:t>3、</w:t>
      </w:r>
      <w:r>
        <w:rPr>
          <w:rFonts w:ascii="Arial" w:hAnsi="Arial" w:eastAsia="新宋体"/>
        </w:rPr>
        <w:t>任何一方的上述联系方式中的任何事项发生变化时，该方应在变化发生之日起3日内通知另一方。如逾期未通知，则另一方依据本条规定向上述地址发出的通知或通讯将被视为已送达。</w:t>
      </w:r>
    </w:p>
    <w:p w14:paraId="609D2635">
      <w:pPr>
        <w:spacing w:line="360" w:lineRule="auto"/>
        <w:ind w:firstLine="420" w:firstLineChars="200"/>
        <w:rPr>
          <w:rFonts w:ascii="Arial" w:hAnsi="Arial" w:eastAsia="新宋体"/>
        </w:rPr>
      </w:pPr>
      <w:r>
        <w:rPr>
          <w:rFonts w:hint="eastAsia" w:ascii="Arial" w:hAnsi="Arial" w:eastAsia="新宋体"/>
        </w:rPr>
        <w:t>4、协议双方确认，上述联系方式持续适用于本协议履行期间、诉讼及/或仲裁期间。在本协议履行及/或后续可能的诉讼、仲裁等争议解决过程中，法院、仲裁委员会等裁决机构根据上述联系方式送达相关通知、材料、文书、函件等行为均为有效行为，协议双方对此予以认可。</w:t>
      </w:r>
    </w:p>
    <w:p w14:paraId="3908F23F">
      <w:pPr>
        <w:spacing w:before="120" w:beforeLines="50" w:after="120" w:afterLines="50" w:line="360" w:lineRule="auto"/>
        <w:ind w:firstLine="422" w:firstLineChars="200"/>
        <w:rPr>
          <w:rFonts w:ascii="Arial" w:hAnsi="新宋体" w:eastAsia="新宋体"/>
          <w:b/>
          <w:bCs/>
        </w:rPr>
      </w:pPr>
      <w:r>
        <w:rPr>
          <w:rFonts w:ascii="Arial" w:hAnsi="新宋体" w:eastAsia="新宋体"/>
          <w:b/>
          <w:bCs/>
        </w:rPr>
        <w:t>第</w:t>
      </w:r>
      <w:r>
        <w:rPr>
          <w:rFonts w:hint="eastAsia" w:ascii="Arial" w:hAnsi="新宋体" w:eastAsia="新宋体"/>
          <w:b/>
          <w:bCs/>
        </w:rPr>
        <w:t>十</w:t>
      </w:r>
      <w:r>
        <w:rPr>
          <w:rFonts w:ascii="Arial" w:hAnsi="新宋体" w:eastAsia="新宋体"/>
          <w:b/>
          <w:bCs/>
        </w:rPr>
        <w:t>条 其他</w:t>
      </w:r>
    </w:p>
    <w:p w14:paraId="2E8B6300">
      <w:pPr>
        <w:spacing w:line="360" w:lineRule="auto"/>
        <w:ind w:firstLine="420" w:firstLineChars="200"/>
        <w:rPr>
          <w:rFonts w:ascii="Arial" w:hAnsi="Arial" w:eastAsia="新宋体"/>
        </w:rPr>
      </w:pPr>
      <w:r>
        <w:rPr>
          <w:rFonts w:hint="eastAsia" w:ascii="Arial" w:hAnsi="Arial" w:eastAsia="新宋体"/>
        </w:rPr>
        <w:t>1、</w:t>
      </w:r>
      <w:r>
        <w:rPr>
          <w:rFonts w:ascii="Arial" w:hAnsi="Arial" w:eastAsia="新宋体"/>
        </w:rPr>
        <w:t>本协议中标题仅为阅读方便，不影响本协议中任何</w:t>
      </w:r>
      <w:r>
        <w:rPr>
          <w:rFonts w:hint="eastAsia" w:ascii="Arial" w:hAnsi="Arial" w:eastAsia="新宋体"/>
        </w:rPr>
        <w:t>规定</w:t>
      </w:r>
      <w:r>
        <w:rPr>
          <w:rFonts w:ascii="Arial" w:hAnsi="Arial" w:eastAsia="新宋体"/>
        </w:rPr>
        <w:t>的含义或解释。</w:t>
      </w:r>
    </w:p>
    <w:p w14:paraId="2C7B54D2">
      <w:pPr>
        <w:spacing w:line="360" w:lineRule="auto"/>
        <w:ind w:firstLine="420" w:firstLineChars="200"/>
        <w:rPr>
          <w:rFonts w:ascii="Arial" w:hAnsi="Arial" w:eastAsia="新宋体"/>
        </w:rPr>
      </w:pPr>
      <w:r>
        <w:rPr>
          <w:rFonts w:hint="eastAsia" w:ascii="Arial" w:hAnsi="Arial" w:eastAsia="新宋体"/>
        </w:rPr>
        <w:t>2、</w:t>
      </w:r>
      <w:r>
        <w:rPr>
          <w:rFonts w:ascii="Arial" w:hAnsi="Arial" w:eastAsia="新宋体"/>
        </w:rPr>
        <w:t>本协议对双方及其权利义务继承人均有约束力，对本协议的任何修改或者变更应由双方以书面方式进行。</w:t>
      </w:r>
    </w:p>
    <w:p w14:paraId="76353901">
      <w:pPr>
        <w:spacing w:line="360" w:lineRule="auto"/>
        <w:ind w:firstLine="420" w:firstLineChars="200"/>
        <w:rPr>
          <w:rFonts w:ascii="Arial" w:hAnsi="Arial" w:eastAsia="新宋体"/>
        </w:rPr>
      </w:pPr>
      <w:r>
        <w:rPr>
          <w:rFonts w:hint="eastAsia" w:ascii="Arial" w:hAnsi="Arial" w:eastAsia="新宋体"/>
        </w:rPr>
        <w:t>3、</w:t>
      </w:r>
      <w:r>
        <w:rPr>
          <w:rFonts w:ascii="Arial" w:hAnsi="Arial" w:eastAsia="新宋体"/>
        </w:rPr>
        <w:t>未经对方书面同意，任何一方不得全部或部分转让其在本协议中的权利或义务。</w:t>
      </w:r>
    </w:p>
    <w:p w14:paraId="6C19BC0F">
      <w:pPr>
        <w:spacing w:line="360" w:lineRule="auto"/>
        <w:ind w:firstLine="420" w:firstLineChars="200"/>
        <w:rPr>
          <w:rFonts w:ascii="Arial" w:hAnsi="Arial" w:eastAsia="新宋体"/>
        </w:rPr>
      </w:pPr>
      <w:r>
        <w:rPr>
          <w:rFonts w:hint="eastAsia" w:ascii="Arial" w:hAnsi="Arial" w:eastAsia="新宋体"/>
        </w:rPr>
        <w:t>4、</w:t>
      </w:r>
      <w:r>
        <w:rPr>
          <w:rFonts w:ascii="Arial" w:hAnsi="Arial" w:eastAsia="新宋体"/>
        </w:rPr>
        <w:t>本协议中如有任何条款</w:t>
      </w:r>
      <w:r>
        <w:rPr>
          <w:rFonts w:hint="eastAsia" w:ascii="Arial" w:hAnsi="Arial" w:eastAsia="新宋体"/>
        </w:rPr>
        <w:t>被认定为</w:t>
      </w:r>
      <w:r>
        <w:rPr>
          <w:rFonts w:ascii="Arial" w:hAnsi="Arial" w:eastAsia="新宋体"/>
        </w:rPr>
        <w:t>不合法、无效或不可执行的，则本协议的其它条款仍应完全有效，如同并未包含任何不合法、无效的和不可执行的条款一样。</w:t>
      </w:r>
    </w:p>
    <w:p w14:paraId="30489D2B">
      <w:pPr>
        <w:spacing w:line="360" w:lineRule="auto"/>
        <w:ind w:firstLine="420" w:firstLineChars="200"/>
        <w:rPr>
          <w:rFonts w:ascii="Arial" w:hAnsi="Arial" w:eastAsia="新宋体"/>
        </w:rPr>
      </w:pPr>
      <w:r>
        <w:rPr>
          <w:rFonts w:hint="eastAsia" w:ascii="Arial" w:hAnsi="Arial" w:eastAsia="新宋体"/>
        </w:rPr>
        <w:t>5、</w:t>
      </w:r>
      <w:r>
        <w:rPr>
          <w:rFonts w:ascii="Arial" w:hAnsi="Arial" w:eastAsia="新宋体"/>
        </w:rPr>
        <w:t>任何一方没有或延迟行使本协议项下的任何权利或救济不构成对该权利或救济的放弃，任何权利或救济的放弃必须以书面形式做出。</w:t>
      </w:r>
    </w:p>
    <w:p w14:paraId="1857A460">
      <w:pPr>
        <w:spacing w:line="360" w:lineRule="auto"/>
        <w:ind w:firstLine="420" w:firstLineChars="200"/>
        <w:rPr>
          <w:rFonts w:ascii="Arial" w:hAnsi="Arial" w:eastAsia="新宋体"/>
        </w:rPr>
      </w:pPr>
      <w:r>
        <w:rPr>
          <w:rFonts w:hint="eastAsia" w:ascii="Arial" w:hAnsi="Arial" w:eastAsia="新宋体"/>
        </w:rPr>
        <w:t>6、</w:t>
      </w:r>
      <w:r>
        <w:rPr>
          <w:rFonts w:ascii="Arial" w:hAnsi="Arial" w:eastAsia="新宋体"/>
        </w:rPr>
        <w:t>本协议构成了双方之间就本协议项下相关事宜达成的全部和唯一的协议和约定，并取代其先前达成的所有书面和口头的协议、讨论和约定。</w:t>
      </w:r>
    </w:p>
    <w:p w14:paraId="4225ED4B">
      <w:pPr>
        <w:spacing w:line="360" w:lineRule="auto"/>
        <w:ind w:firstLine="420" w:firstLineChars="200"/>
        <w:rPr>
          <w:rFonts w:ascii="Arial" w:hAnsi="Arial" w:eastAsia="新宋体"/>
        </w:rPr>
      </w:pPr>
      <w:r>
        <w:rPr>
          <w:rFonts w:hint="eastAsia" w:ascii="Arial" w:hAnsi="Arial" w:eastAsia="新宋体"/>
        </w:rPr>
        <w:t>7、</w:t>
      </w:r>
      <w:r>
        <w:rPr>
          <w:rFonts w:ascii="Arial" w:hAnsi="Arial" w:eastAsia="新宋体"/>
        </w:rPr>
        <w:t>本协议应签署</w:t>
      </w:r>
      <w:r>
        <w:rPr>
          <w:rFonts w:hint="eastAsia" w:ascii="Arial" w:hAnsi="Arial" w:eastAsia="新宋体"/>
        </w:rPr>
        <w:t>【</w:t>
      </w:r>
      <w:r>
        <w:rPr>
          <w:rFonts w:ascii="Arial" w:hAnsi="Arial" w:eastAsia="新宋体"/>
        </w:rPr>
        <w:t>肆</w:t>
      </w:r>
      <w:r>
        <w:rPr>
          <w:rFonts w:hint="eastAsia" w:ascii="Arial" w:hAnsi="Arial" w:eastAsia="新宋体"/>
        </w:rPr>
        <w:t>】</w:t>
      </w:r>
      <w:r>
        <w:rPr>
          <w:rFonts w:ascii="Arial" w:hAnsi="Arial" w:eastAsia="新宋体"/>
        </w:rPr>
        <w:t>份原件，双方各执</w:t>
      </w:r>
      <w:r>
        <w:rPr>
          <w:rFonts w:hint="eastAsia" w:ascii="Arial" w:hAnsi="Arial" w:eastAsia="新宋体"/>
        </w:rPr>
        <w:t>【</w:t>
      </w:r>
      <w:r>
        <w:rPr>
          <w:rFonts w:ascii="Arial" w:hAnsi="Arial" w:eastAsia="新宋体"/>
        </w:rPr>
        <w:t>贰</w:t>
      </w:r>
      <w:r>
        <w:rPr>
          <w:rFonts w:hint="eastAsia" w:ascii="Arial" w:hAnsi="Arial" w:eastAsia="新宋体"/>
        </w:rPr>
        <w:t>】</w:t>
      </w:r>
      <w:r>
        <w:rPr>
          <w:rFonts w:ascii="Arial" w:hAnsi="Arial" w:eastAsia="新宋体"/>
        </w:rPr>
        <w:t>份，每份原件具有同等法律效力。</w:t>
      </w:r>
    </w:p>
    <w:p w14:paraId="16DA60B7">
      <w:pPr>
        <w:spacing w:before="120" w:beforeLines="50" w:after="120" w:afterLines="50" w:line="360" w:lineRule="auto"/>
        <w:ind w:firstLine="420" w:firstLineChars="200"/>
        <w:rPr>
          <w:rFonts w:hint="eastAsia" w:ascii="Arial" w:hAnsi="新宋体" w:eastAsia="新宋体"/>
        </w:rPr>
      </w:pPr>
      <w:r>
        <w:rPr>
          <w:rFonts w:hint="eastAsia" w:ascii="Arial" w:hAnsi="新宋体" w:eastAsia="新宋体"/>
        </w:rPr>
        <w:t>（以下无正文）</w:t>
      </w:r>
    </w:p>
    <w:p w14:paraId="63A99D18">
      <w:pPr>
        <w:spacing w:line="360" w:lineRule="auto"/>
        <w:rPr>
          <w:rFonts w:ascii="Arial" w:hAnsi="Arial" w:eastAsia="新宋体"/>
        </w:rPr>
      </w:pPr>
      <w:r>
        <w:rPr>
          <w:rFonts w:ascii="Arial" w:hAnsi="Arial" w:eastAsia="新宋体"/>
        </w:rPr>
        <w:br w:type="page"/>
      </w:r>
      <w:r>
        <w:rPr>
          <w:rFonts w:hint="eastAsia" w:ascii="Arial" w:hAnsi="Arial" w:eastAsia="新宋体"/>
        </w:rPr>
        <w:t>（</w:t>
      </w:r>
      <w:r>
        <w:rPr>
          <w:rFonts w:ascii="Arial" w:hAnsi="新宋体" w:eastAsia="新宋体"/>
        </w:rPr>
        <w:t>此页无正文，为</w:t>
      </w:r>
      <w:r>
        <w:rPr>
          <w:rFonts w:hint="eastAsia" w:ascii="Arial" w:hAnsi="新宋体" w:eastAsia="新宋体"/>
        </w:rPr>
        <w:t>【 】</w:t>
      </w:r>
      <w:r>
        <w:rPr>
          <w:rFonts w:ascii="Arial" w:hAnsi="新宋体" w:eastAsia="新宋体"/>
        </w:rPr>
        <w:t>公司</w:t>
      </w:r>
      <w:r>
        <w:rPr>
          <w:rFonts w:hint="eastAsia" w:ascii="Arial" w:hAnsi="新宋体" w:eastAsia="新宋体"/>
        </w:rPr>
        <w:t>与</w:t>
      </w:r>
      <w:r>
        <w:rPr>
          <w:rFonts w:hint="eastAsia" w:ascii="宋体" w:hAnsi="宋体" w:eastAsia="新宋体" w:cs="宋体"/>
          <w:lang w:eastAsia="zh-CN"/>
        </w:rPr>
        <w:t>国泰海通证券股份有限公司</w:t>
      </w:r>
      <w:r>
        <w:rPr>
          <w:rFonts w:ascii="Arial" w:hAnsi="新宋体" w:eastAsia="新宋体"/>
        </w:rPr>
        <w:t>《保密协议》之</w:t>
      </w:r>
      <w:r>
        <w:rPr>
          <w:rFonts w:hint="eastAsia" w:ascii="Arial" w:hAnsi="新宋体" w:eastAsia="新宋体"/>
        </w:rPr>
        <w:t>签章</w:t>
      </w:r>
      <w:r>
        <w:rPr>
          <w:rFonts w:ascii="Arial" w:hAnsi="新宋体" w:eastAsia="新宋体"/>
        </w:rPr>
        <w:t>页）</w:t>
      </w:r>
    </w:p>
    <w:p w14:paraId="0B07C706">
      <w:pPr>
        <w:spacing w:line="360" w:lineRule="auto"/>
        <w:jc w:val="right"/>
        <w:rPr>
          <w:rFonts w:ascii="Arial" w:hAnsi="Arial" w:eastAsia="新宋体"/>
        </w:rPr>
      </w:pPr>
    </w:p>
    <w:p w14:paraId="3A2BD836">
      <w:pPr>
        <w:spacing w:line="360" w:lineRule="auto"/>
        <w:jc w:val="right"/>
        <w:rPr>
          <w:rFonts w:ascii="Arial" w:hAnsi="Arial" w:eastAsia="新宋体"/>
        </w:rPr>
      </w:pPr>
    </w:p>
    <w:p w14:paraId="21FEE0C2">
      <w:pPr>
        <w:spacing w:line="360" w:lineRule="auto"/>
        <w:jc w:val="right"/>
        <w:rPr>
          <w:rFonts w:ascii="Arial" w:hAnsi="Arial" w:eastAsia="新宋体"/>
        </w:rPr>
      </w:pPr>
    </w:p>
    <w:p w14:paraId="5989E49E">
      <w:pPr>
        <w:spacing w:line="360" w:lineRule="auto"/>
        <w:jc w:val="right"/>
        <w:rPr>
          <w:rFonts w:ascii="Arial" w:hAnsi="Arial" w:eastAsia="新宋体"/>
        </w:rPr>
      </w:pPr>
    </w:p>
    <w:p w14:paraId="6871B3DB">
      <w:pPr>
        <w:spacing w:line="360" w:lineRule="auto"/>
        <w:jc w:val="right"/>
        <w:rPr>
          <w:rFonts w:ascii="Arial" w:hAnsi="Arial" w:eastAsia="新宋体"/>
        </w:rPr>
      </w:pPr>
    </w:p>
    <w:p w14:paraId="006D6D23">
      <w:pPr>
        <w:spacing w:line="360" w:lineRule="auto"/>
        <w:jc w:val="right"/>
        <w:rPr>
          <w:rFonts w:ascii="Arial" w:hAnsi="Arial" w:eastAsia="新宋体"/>
        </w:rPr>
      </w:pPr>
    </w:p>
    <w:p w14:paraId="1D979C6D">
      <w:pPr>
        <w:spacing w:line="360" w:lineRule="auto"/>
        <w:ind w:right="420"/>
        <w:rPr>
          <w:rFonts w:ascii="Arial" w:hAnsi="Arial" w:eastAsia="新宋体"/>
        </w:rPr>
      </w:pPr>
      <w:r>
        <w:rPr>
          <w:rFonts w:ascii="Arial" w:hAnsi="新宋体" w:eastAsia="新宋体"/>
        </w:rPr>
        <w:t>甲方：</w:t>
      </w:r>
      <w:r>
        <w:rPr>
          <w:rFonts w:hint="eastAsia" w:ascii="Arial" w:hAnsi="新宋体" w:eastAsia="新宋体"/>
        </w:rPr>
        <w:t>【 】</w:t>
      </w:r>
      <w:r>
        <w:rPr>
          <w:rFonts w:ascii="Arial" w:hAnsi="Arial" w:eastAsia="新宋体"/>
        </w:rPr>
        <w:t xml:space="preserve"> </w:t>
      </w:r>
    </w:p>
    <w:p w14:paraId="6469B5BA">
      <w:pPr>
        <w:spacing w:line="360" w:lineRule="auto"/>
        <w:ind w:right="960"/>
        <w:jc w:val="left"/>
        <w:rPr>
          <w:rFonts w:hint="eastAsia" w:ascii="Arial" w:hAnsi="Arial" w:eastAsia="新宋体"/>
        </w:rPr>
      </w:pPr>
      <w:r>
        <w:rPr>
          <w:rFonts w:ascii="Arial" w:hAnsi="Arial" w:eastAsia="新宋体"/>
        </w:rPr>
        <w:t xml:space="preserve">                                       </w:t>
      </w:r>
    </w:p>
    <w:p w14:paraId="1DD58F75">
      <w:pPr>
        <w:spacing w:line="360" w:lineRule="auto"/>
        <w:ind w:right="960"/>
        <w:jc w:val="left"/>
        <w:rPr>
          <w:rFonts w:ascii="Arial" w:hAnsi="Arial" w:eastAsia="新宋体"/>
        </w:rPr>
      </w:pPr>
      <w:r>
        <w:rPr>
          <w:rFonts w:ascii="Arial" w:hAnsi="新宋体" w:eastAsia="新宋体"/>
        </w:rPr>
        <w:t>公司公章：</w:t>
      </w:r>
      <w:r>
        <w:rPr>
          <w:rFonts w:ascii="Arial" w:hAnsi="Arial" w:eastAsia="新宋体"/>
        </w:rPr>
        <w:t xml:space="preserve"> </w:t>
      </w:r>
    </w:p>
    <w:p w14:paraId="48C15FD4">
      <w:pPr>
        <w:spacing w:line="360" w:lineRule="auto"/>
        <w:ind w:right="1590"/>
        <w:rPr>
          <w:rFonts w:hint="eastAsia" w:ascii="Arial" w:hAnsi="新宋体" w:eastAsia="新宋体"/>
        </w:rPr>
      </w:pPr>
    </w:p>
    <w:p w14:paraId="64C393C3">
      <w:pPr>
        <w:spacing w:line="360" w:lineRule="auto"/>
        <w:ind w:right="1590"/>
        <w:rPr>
          <w:rFonts w:ascii="Arial" w:hAnsi="Arial" w:eastAsia="新宋体"/>
        </w:rPr>
      </w:pPr>
      <w:r>
        <w:rPr>
          <w:rFonts w:ascii="Arial" w:hAnsi="新宋体" w:eastAsia="新宋体"/>
        </w:rPr>
        <w:t>法定代表人或授权代表：</w:t>
      </w:r>
      <w:r>
        <w:rPr>
          <w:rFonts w:hint="eastAsia" w:ascii="Arial" w:hAnsi="新宋体" w:eastAsia="新宋体"/>
          <w:u w:val="single"/>
        </w:rPr>
        <w:t xml:space="preserve"> </w:t>
      </w:r>
      <w:r>
        <w:rPr>
          <w:rFonts w:ascii="Arial" w:hAnsi="新宋体" w:eastAsia="新宋体"/>
          <w:u w:val="single"/>
        </w:rPr>
        <w:t xml:space="preserve">                      </w:t>
      </w:r>
      <w:r>
        <w:rPr>
          <w:rFonts w:ascii="Arial" w:hAnsi="Arial" w:eastAsia="新宋体"/>
          <w:u w:val="single"/>
        </w:rPr>
        <w:t xml:space="preserve"> </w:t>
      </w:r>
    </w:p>
    <w:p w14:paraId="024BABB3">
      <w:pPr>
        <w:spacing w:line="360" w:lineRule="auto"/>
        <w:ind w:right="1140"/>
        <w:rPr>
          <w:rFonts w:hint="eastAsia" w:ascii="Arial" w:hAnsi="新宋体" w:eastAsia="新宋体"/>
        </w:rPr>
      </w:pPr>
    </w:p>
    <w:p w14:paraId="24C176BD">
      <w:pPr>
        <w:spacing w:line="360" w:lineRule="auto"/>
        <w:rPr>
          <w:rFonts w:ascii="Arial" w:hAnsi="Arial" w:eastAsia="新宋体"/>
        </w:rPr>
      </w:pPr>
      <w:r>
        <w:rPr>
          <w:rFonts w:ascii="Arial" w:hAnsi="新宋体" w:eastAsia="新宋体"/>
        </w:rPr>
        <w:t>签署日期：</w:t>
      </w:r>
      <w:r>
        <w:rPr>
          <w:rFonts w:ascii="Arial" w:hAnsi="Arial" w:eastAsia="新宋体"/>
        </w:rPr>
        <w:t xml:space="preserve">         </w:t>
      </w:r>
      <w:r>
        <w:rPr>
          <w:rFonts w:ascii="Arial" w:hAnsi="新宋体" w:eastAsia="新宋体"/>
        </w:rPr>
        <w:t>年</w:t>
      </w:r>
      <w:r>
        <w:rPr>
          <w:rFonts w:ascii="Arial" w:hAnsi="Arial" w:eastAsia="新宋体"/>
        </w:rPr>
        <w:t xml:space="preserve">      </w:t>
      </w:r>
      <w:r>
        <w:rPr>
          <w:rFonts w:ascii="Arial" w:hAnsi="新宋体" w:eastAsia="新宋体"/>
        </w:rPr>
        <w:t>月</w:t>
      </w:r>
      <w:r>
        <w:rPr>
          <w:rFonts w:ascii="Arial" w:hAnsi="Arial" w:eastAsia="新宋体"/>
        </w:rPr>
        <w:t xml:space="preserve">      </w:t>
      </w:r>
      <w:r>
        <w:rPr>
          <w:rFonts w:ascii="Arial" w:hAnsi="新宋体" w:eastAsia="新宋体"/>
        </w:rPr>
        <w:t>日</w:t>
      </w:r>
      <w:r>
        <w:rPr>
          <w:rFonts w:ascii="Arial" w:hAnsi="Arial" w:eastAsia="新宋体"/>
        </w:rPr>
        <w:t xml:space="preserve">   </w:t>
      </w:r>
    </w:p>
    <w:p w14:paraId="342F9303">
      <w:pPr>
        <w:spacing w:line="360" w:lineRule="auto"/>
        <w:rPr>
          <w:rFonts w:ascii="Arial" w:hAnsi="Arial" w:eastAsia="新宋体"/>
        </w:rPr>
      </w:pPr>
      <w:r>
        <w:rPr>
          <w:rFonts w:ascii="Arial" w:hAnsi="Arial" w:eastAsia="新宋体"/>
        </w:rPr>
        <w:br w:type="page"/>
      </w:r>
      <w:r>
        <w:rPr>
          <w:rFonts w:ascii="Arial" w:hAnsi="新宋体" w:eastAsia="新宋体"/>
        </w:rPr>
        <w:t>（此页无正文，为</w:t>
      </w:r>
      <w:r>
        <w:rPr>
          <w:rFonts w:hint="eastAsia" w:ascii="Arial" w:hAnsi="新宋体" w:eastAsia="新宋体"/>
        </w:rPr>
        <w:t>【 】</w:t>
      </w:r>
      <w:r>
        <w:rPr>
          <w:rFonts w:ascii="Arial" w:hAnsi="新宋体" w:eastAsia="新宋体"/>
        </w:rPr>
        <w:t>公司</w:t>
      </w:r>
      <w:r>
        <w:rPr>
          <w:rFonts w:hint="eastAsia" w:ascii="Arial" w:hAnsi="新宋体" w:eastAsia="新宋体"/>
        </w:rPr>
        <w:t>与</w:t>
      </w:r>
      <w:r>
        <w:rPr>
          <w:rFonts w:hint="eastAsia" w:ascii="宋体" w:hAnsi="宋体" w:eastAsia="新宋体" w:cs="宋体"/>
          <w:lang w:eastAsia="zh-CN"/>
        </w:rPr>
        <w:t>国泰海通证券股份有限公司</w:t>
      </w:r>
      <w:r>
        <w:rPr>
          <w:rFonts w:ascii="Arial" w:hAnsi="新宋体" w:eastAsia="新宋体"/>
        </w:rPr>
        <w:t>《保密协议》之</w:t>
      </w:r>
      <w:r>
        <w:rPr>
          <w:rFonts w:hint="eastAsia" w:ascii="Arial" w:hAnsi="新宋体" w:eastAsia="新宋体"/>
        </w:rPr>
        <w:t>签章</w:t>
      </w:r>
      <w:r>
        <w:rPr>
          <w:rFonts w:ascii="Arial" w:hAnsi="新宋体" w:eastAsia="新宋体"/>
        </w:rPr>
        <w:t>页）</w:t>
      </w:r>
    </w:p>
    <w:p w14:paraId="5811891C">
      <w:pPr>
        <w:spacing w:line="360" w:lineRule="auto"/>
        <w:ind w:right="720"/>
        <w:jc w:val="right"/>
        <w:rPr>
          <w:rFonts w:ascii="Arial" w:hAnsi="Arial" w:eastAsia="新宋体"/>
        </w:rPr>
      </w:pPr>
    </w:p>
    <w:p w14:paraId="153D0A42">
      <w:pPr>
        <w:spacing w:line="360" w:lineRule="auto"/>
        <w:ind w:right="420"/>
        <w:rPr>
          <w:rFonts w:hint="eastAsia" w:ascii="Arial" w:hAnsi="新宋体" w:eastAsia="新宋体"/>
        </w:rPr>
      </w:pPr>
    </w:p>
    <w:p w14:paraId="7F082499">
      <w:pPr>
        <w:spacing w:line="360" w:lineRule="auto"/>
        <w:ind w:right="420"/>
        <w:rPr>
          <w:rFonts w:hint="eastAsia" w:ascii="Arial" w:hAnsi="新宋体" w:eastAsia="新宋体"/>
        </w:rPr>
      </w:pPr>
    </w:p>
    <w:p w14:paraId="7B18C56B">
      <w:pPr>
        <w:spacing w:line="360" w:lineRule="auto"/>
        <w:ind w:right="420"/>
        <w:rPr>
          <w:rFonts w:hint="eastAsia" w:ascii="Arial" w:hAnsi="新宋体" w:eastAsia="新宋体"/>
        </w:rPr>
      </w:pPr>
    </w:p>
    <w:p w14:paraId="730BE23B">
      <w:pPr>
        <w:spacing w:line="360" w:lineRule="auto"/>
        <w:ind w:right="420"/>
        <w:rPr>
          <w:rFonts w:hint="eastAsia" w:ascii="Arial" w:hAnsi="新宋体" w:eastAsia="新宋体"/>
        </w:rPr>
      </w:pPr>
    </w:p>
    <w:p w14:paraId="604EDEB6">
      <w:pPr>
        <w:spacing w:line="360" w:lineRule="auto"/>
        <w:ind w:right="420"/>
        <w:rPr>
          <w:rFonts w:hint="eastAsia" w:ascii="Arial" w:hAnsi="Arial" w:eastAsia="新宋体"/>
          <w:lang w:eastAsia="zh-CN"/>
        </w:rPr>
      </w:pPr>
      <w:r>
        <w:rPr>
          <w:rFonts w:hint="eastAsia" w:ascii="Arial" w:hAnsi="新宋体" w:eastAsia="新宋体"/>
        </w:rPr>
        <w:t>乙方</w:t>
      </w:r>
      <w:r>
        <w:rPr>
          <w:rFonts w:ascii="Arial" w:hAnsi="新宋体" w:eastAsia="新宋体"/>
        </w:rPr>
        <w:t>：</w:t>
      </w:r>
      <w:r>
        <w:rPr>
          <w:rFonts w:hint="eastAsia" w:ascii="宋体" w:hAnsi="宋体" w:eastAsia="新宋体" w:cs="宋体"/>
          <w:lang w:eastAsia="zh-CN"/>
        </w:rPr>
        <w:t>国泰海通证券股份有限公司</w:t>
      </w:r>
    </w:p>
    <w:p w14:paraId="1C13CF49">
      <w:pPr>
        <w:spacing w:line="360" w:lineRule="auto"/>
        <w:ind w:right="960"/>
        <w:jc w:val="left"/>
        <w:rPr>
          <w:rFonts w:hint="eastAsia" w:ascii="Arial" w:hAnsi="Arial" w:eastAsia="新宋体"/>
        </w:rPr>
      </w:pPr>
      <w:r>
        <w:rPr>
          <w:rFonts w:ascii="Arial" w:hAnsi="Arial" w:eastAsia="新宋体"/>
        </w:rPr>
        <w:t xml:space="preserve">                                       </w:t>
      </w:r>
    </w:p>
    <w:p w14:paraId="30A8C4CC">
      <w:pPr>
        <w:spacing w:line="360" w:lineRule="auto"/>
        <w:ind w:right="960"/>
        <w:jc w:val="left"/>
        <w:rPr>
          <w:rFonts w:ascii="Arial" w:hAnsi="Arial" w:eastAsia="新宋体"/>
        </w:rPr>
      </w:pPr>
      <w:r>
        <w:rPr>
          <w:rFonts w:ascii="Arial" w:hAnsi="新宋体" w:eastAsia="新宋体"/>
        </w:rPr>
        <w:t>公司公章：</w:t>
      </w:r>
      <w:r>
        <w:rPr>
          <w:rFonts w:ascii="Arial" w:hAnsi="Arial" w:eastAsia="新宋体"/>
        </w:rPr>
        <w:t xml:space="preserve"> </w:t>
      </w:r>
    </w:p>
    <w:p w14:paraId="08F7DEB0">
      <w:pPr>
        <w:spacing w:line="360" w:lineRule="auto"/>
        <w:ind w:right="1590"/>
        <w:rPr>
          <w:rFonts w:hint="eastAsia" w:ascii="Arial" w:hAnsi="新宋体" w:eastAsia="新宋体"/>
        </w:rPr>
      </w:pPr>
    </w:p>
    <w:p w14:paraId="6FB7A6F6">
      <w:pPr>
        <w:spacing w:line="360" w:lineRule="auto"/>
        <w:ind w:right="1590"/>
        <w:rPr>
          <w:rFonts w:ascii="Arial" w:hAnsi="Arial" w:eastAsia="新宋体"/>
        </w:rPr>
      </w:pPr>
      <w:r>
        <w:rPr>
          <w:rFonts w:ascii="Arial" w:hAnsi="新宋体" w:eastAsia="新宋体"/>
        </w:rPr>
        <w:t>法定代表人或授权代表：</w:t>
      </w:r>
      <w:r>
        <w:rPr>
          <w:rFonts w:hint="eastAsia" w:ascii="Arial" w:hAnsi="新宋体" w:eastAsia="新宋体"/>
          <w:u w:val="single"/>
        </w:rPr>
        <w:t xml:space="preserve"> </w:t>
      </w:r>
      <w:r>
        <w:rPr>
          <w:rFonts w:ascii="Arial" w:hAnsi="新宋体" w:eastAsia="新宋体"/>
          <w:u w:val="single"/>
        </w:rPr>
        <w:t xml:space="preserve">                      </w:t>
      </w:r>
      <w:r>
        <w:rPr>
          <w:rFonts w:ascii="Arial" w:hAnsi="Arial" w:eastAsia="新宋体"/>
          <w:u w:val="single"/>
        </w:rPr>
        <w:t xml:space="preserve"> </w:t>
      </w:r>
    </w:p>
    <w:p w14:paraId="33D953D1">
      <w:pPr>
        <w:spacing w:line="360" w:lineRule="auto"/>
        <w:ind w:right="1140"/>
        <w:rPr>
          <w:rFonts w:hint="eastAsia" w:ascii="Arial" w:hAnsi="新宋体" w:eastAsia="新宋体"/>
        </w:rPr>
      </w:pPr>
    </w:p>
    <w:p w14:paraId="1385F8F3">
      <w:pPr>
        <w:spacing w:line="360" w:lineRule="auto"/>
        <w:rPr>
          <w:rFonts w:ascii="Arial" w:hAnsi="Arial" w:eastAsia="新宋体"/>
        </w:rPr>
      </w:pPr>
      <w:r>
        <w:rPr>
          <w:rFonts w:ascii="Arial" w:hAnsi="新宋体" w:eastAsia="新宋体"/>
        </w:rPr>
        <w:t>签署日期：</w:t>
      </w:r>
      <w:r>
        <w:rPr>
          <w:rFonts w:ascii="Arial" w:hAnsi="Arial" w:eastAsia="新宋体"/>
        </w:rPr>
        <w:t xml:space="preserve">         </w:t>
      </w:r>
      <w:r>
        <w:rPr>
          <w:rFonts w:ascii="Arial" w:hAnsi="新宋体" w:eastAsia="新宋体"/>
        </w:rPr>
        <w:t>年</w:t>
      </w:r>
      <w:r>
        <w:rPr>
          <w:rFonts w:ascii="Arial" w:hAnsi="Arial" w:eastAsia="新宋体"/>
        </w:rPr>
        <w:t xml:space="preserve">      </w:t>
      </w:r>
      <w:r>
        <w:rPr>
          <w:rFonts w:ascii="Arial" w:hAnsi="新宋体" w:eastAsia="新宋体"/>
        </w:rPr>
        <w:t>月</w:t>
      </w:r>
      <w:r>
        <w:rPr>
          <w:rFonts w:ascii="Arial" w:hAnsi="Arial" w:eastAsia="新宋体"/>
        </w:rPr>
        <w:t xml:space="preserve">      </w:t>
      </w:r>
      <w:r>
        <w:rPr>
          <w:rFonts w:ascii="Arial" w:hAnsi="新宋体" w:eastAsia="新宋体"/>
        </w:rPr>
        <w:t>日</w:t>
      </w:r>
      <w:r>
        <w:rPr>
          <w:rFonts w:ascii="Arial" w:hAnsi="Arial" w:eastAsia="新宋体"/>
        </w:rPr>
        <w:t xml:space="preserve">   </w:t>
      </w:r>
    </w:p>
    <w:p w14:paraId="0A8DA849">
      <w:pPr>
        <w:pStyle w:val="2"/>
        <w:spacing w:before="120" w:beforeLines="50" w:after="240"/>
        <w:rPr>
          <w:rFonts w:hint="eastAsia" w:ascii="新宋体" w:hAnsi="新宋体" w:eastAsia="新宋体"/>
          <w:sz w:val="21"/>
          <w:szCs w:val="21"/>
        </w:rPr>
      </w:pPr>
    </w:p>
    <w:sectPr>
      <w:headerReference r:id="rId4" w:type="default"/>
      <w:footerReference r:id="rId5" w:type="default"/>
      <w:pgSz w:w="11906" w:h="16838"/>
      <w:pgMar w:top="1021" w:right="1361" w:bottom="1021" w:left="1361" w:header="737" w:footer="737"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Arial Unicode MS">
    <w:panose1 w:val="020B0604020202020204"/>
    <w:charset w:val="86"/>
    <w:family w:val="roman"/>
    <w:pitch w:val="default"/>
    <w:sig w:usb0="FFFFFFFF" w:usb1="E9FFFFFF" w:usb2="0000003F" w:usb3="00000000" w:csb0="603F01FF" w:csb1="FFFF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3ADE7">
    <w:pPr>
      <w:pStyle w:val="6"/>
      <w:rPr>
        <w:rFonts w:hint="eastAsia" w:ascii="宋体" w:hAnsi="宋体" w:cs="Times New Roman"/>
        <w:sz w:val="18"/>
        <w:szCs w:val="18"/>
      </w:rPr>
    </w:pPr>
    <w:r>
      <w:rPr>
        <w:rStyle w:val="13"/>
        <w:rFonts w:hint="eastAsia" w:eastAsia="宋体"/>
        <w:sz w:val="18"/>
        <w:szCs w:val="18"/>
      </w:rPr>
      <w:t>第</w:t>
    </w:r>
    <w:r>
      <w:rPr>
        <w:sz w:val="18"/>
        <w:szCs w:val="18"/>
      </w:rPr>
      <w:fldChar w:fldCharType="begin"/>
    </w:r>
    <w:r>
      <w:rPr>
        <w:rStyle w:val="13"/>
        <w:sz w:val="18"/>
        <w:szCs w:val="18"/>
      </w:rPr>
      <w:instrText xml:space="preserve"> PAGE </w:instrText>
    </w:r>
    <w:r>
      <w:rPr>
        <w:sz w:val="18"/>
        <w:szCs w:val="18"/>
      </w:rPr>
      <w:fldChar w:fldCharType="separate"/>
    </w:r>
    <w:r>
      <w:rPr>
        <w:rStyle w:val="13"/>
        <w:sz w:val="18"/>
        <w:szCs w:val="18"/>
        <w:lang/>
      </w:rPr>
      <w:t>6</w:t>
    </w:r>
    <w:r>
      <w:rPr>
        <w:sz w:val="18"/>
        <w:szCs w:val="18"/>
      </w:rPr>
      <w:fldChar w:fldCharType="end"/>
    </w:r>
    <w:r>
      <w:rPr>
        <w:rStyle w:val="13"/>
        <w:rFonts w:hint="eastAsia" w:eastAsia="宋体"/>
        <w:sz w:val="18"/>
        <w:szCs w:val="18"/>
      </w:rPr>
      <w:t>页 共6页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D5508">
    <w:pPr>
      <w:pStyle w:val="7"/>
      <w:pBdr>
        <w:top w:val="none" w:color="auto" w:sz="0" w:space="0"/>
        <w:bottom w:val="none" w:color="auto" w:sz="0" w:space="0"/>
      </w:pBdr>
      <w:rPr>
        <w:rFonts w:cs="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3A5A8">
    <w:pPr>
      <w:spacing w:before="120" w:beforeLines="50" w:after="120" w:afterLines="50"/>
      <w:jc w:val="right"/>
    </w:pPr>
    <w:r>
      <w:rPr>
        <w:rFonts w:hint="eastAsia"/>
        <w:lang/>
      </w:rPr>
      <mc:AlternateContent>
        <mc:Choice Requires="wps">
          <w:drawing>
            <wp:anchor distT="0" distB="0" distL="114300" distR="114300" simplePos="0" relativeHeight="251659264" behindDoc="0" locked="0" layoutInCell="1" allowOverlap="1">
              <wp:simplePos x="0" y="0"/>
              <wp:positionH relativeFrom="column">
                <wp:posOffset>-11430</wp:posOffset>
              </wp:positionH>
              <wp:positionV relativeFrom="paragraph">
                <wp:posOffset>255905</wp:posOffset>
              </wp:positionV>
              <wp:extent cx="5876925" cy="0"/>
              <wp:effectExtent l="0" t="4445" r="0" b="5080"/>
              <wp:wrapNone/>
              <wp:docPr id="1" name="自选图形 1"/>
              <wp:cNvGraphicFramePr/>
              <a:graphic xmlns:a="http://schemas.openxmlformats.org/drawingml/2006/main">
                <a:graphicData uri="http://schemas.microsoft.com/office/word/2010/wordprocessingShape">
                  <wps:wsp>
                    <wps:cNvSpPr/>
                    <wps:spPr>
                      <a:xfrm>
                        <a:off x="0" y="0"/>
                        <a:ext cx="5876925" cy="0"/>
                      </a:xfrm>
                      <a:prstGeom prst="straightConnector1">
                        <a:avLst/>
                      </a:prstGeom>
                      <a:ln w="9525" cap="flat" cmpd="sng">
                        <a:solidFill>
                          <a:srgbClr val="000000"/>
                        </a:solidFill>
                        <a:prstDash val="solid"/>
                        <a:headEnd type="none" w="med" len="med"/>
                        <a:tailEnd type="none" w="med" len="med"/>
                      </a:ln>
                    </wps:spPr>
                    <wps:bodyPr wrap="square" upright="1"/>
                  </wps:wsp>
                </a:graphicData>
              </a:graphic>
            </wp:anchor>
          </w:drawing>
        </mc:Choice>
        <mc:Fallback>
          <w:pict>
            <v:shape id="自选图形 1" o:spid="_x0000_s1026" o:spt="32" type="#_x0000_t32" style="position:absolute;left:0pt;margin-left:-0.9pt;margin-top:20.15pt;height:0pt;width:462.75pt;z-index:251659264;mso-width-relative:page;mso-height-relative:page;" filled="f" stroked="t" coordsize="21600,21600" o:gfxdata="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ZuZy8dcAAAAIAQAADwAAAAAAAAABACAAAAAiAAAAZHJz&#10;L2Rvd25yZXYueG1sUEsBAhQAFAAAAAgAh07iQJDgZp4FAgAA/QMAAA4AAAAAAAAAAQAgAAAAJgEA&#10;AGRycy9lMm9Eb2MueG1sUEsFBgAAAAAGAAYAWQEAAJ0FAAAAAA==&#10;">
              <v:fill on="f" focussize="0,0"/>
              <v:stroke color="#000000" joinstyle="round"/>
              <v:imagedata o:title=""/>
              <o:lock v:ext="edit" aspectratio="f"/>
            </v:shape>
          </w:pict>
        </mc:Fallback>
      </mc:AlternateContent>
    </w:r>
    <w:r>
      <w:rPr>
        <w:rFonts w:hint="eastAsia"/>
      </w:rPr>
      <w:t>保密协议</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YY">
    <w15:presenceInfo w15:providerId="None" w15:userId="ZY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60"/>
  <w:doNotHyphenateCaps/>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1484"/>
    <w:rsid w:val="00000999"/>
    <w:rsid w:val="000019F6"/>
    <w:rsid w:val="000031CE"/>
    <w:rsid w:val="000041F8"/>
    <w:rsid w:val="00025F4B"/>
    <w:rsid w:val="00035080"/>
    <w:rsid w:val="00035128"/>
    <w:rsid w:val="00040E26"/>
    <w:rsid w:val="00043B74"/>
    <w:rsid w:val="00053F73"/>
    <w:rsid w:val="00071086"/>
    <w:rsid w:val="00071A20"/>
    <w:rsid w:val="00073F95"/>
    <w:rsid w:val="000770D4"/>
    <w:rsid w:val="000831E3"/>
    <w:rsid w:val="0009121D"/>
    <w:rsid w:val="00091647"/>
    <w:rsid w:val="000920E0"/>
    <w:rsid w:val="0009526A"/>
    <w:rsid w:val="0009780D"/>
    <w:rsid w:val="000A034A"/>
    <w:rsid w:val="000A3797"/>
    <w:rsid w:val="000B0CB5"/>
    <w:rsid w:val="000B398F"/>
    <w:rsid w:val="000D21C7"/>
    <w:rsid w:val="000E226C"/>
    <w:rsid w:val="000F12EB"/>
    <w:rsid w:val="00101AC2"/>
    <w:rsid w:val="001205DC"/>
    <w:rsid w:val="00120658"/>
    <w:rsid w:val="0012288B"/>
    <w:rsid w:val="00123AE8"/>
    <w:rsid w:val="0012521F"/>
    <w:rsid w:val="001358B6"/>
    <w:rsid w:val="001513A8"/>
    <w:rsid w:val="0017306D"/>
    <w:rsid w:val="00180FDE"/>
    <w:rsid w:val="00181862"/>
    <w:rsid w:val="001823E3"/>
    <w:rsid w:val="00183138"/>
    <w:rsid w:val="001906EF"/>
    <w:rsid w:val="001919E7"/>
    <w:rsid w:val="001A16D9"/>
    <w:rsid w:val="001B4A46"/>
    <w:rsid w:val="001B7057"/>
    <w:rsid w:val="001C038E"/>
    <w:rsid w:val="001C0ECB"/>
    <w:rsid w:val="001C17A6"/>
    <w:rsid w:val="001F22A3"/>
    <w:rsid w:val="00200C5A"/>
    <w:rsid w:val="002023AA"/>
    <w:rsid w:val="00214E2F"/>
    <w:rsid w:val="00215EFE"/>
    <w:rsid w:val="002257D8"/>
    <w:rsid w:val="002272D1"/>
    <w:rsid w:val="002272E6"/>
    <w:rsid w:val="00227453"/>
    <w:rsid w:val="00234D3E"/>
    <w:rsid w:val="00241499"/>
    <w:rsid w:val="002434DC"/>
    <w:rsid w:val="00244A10"/>
    <w:rsid w:val="00244DA2"/>
    <w:rsid w:val="00256A87"/>
    <w:rsid w:val="00262BF5"/>
    <w:rsid w:val="00267536"/>
    <w:rsid w:val="00274135"/>
    <w:rsid w:val="00291886"/>
    <w:rsid w:val="002A1B22"/>
    <w:rsid w:val="002A7A83"/>
    <w:rsid w:val="002A7B23"/>
    <w:rsid w:val="002A7CEA"/>
    <w:rsid w:val="002B17CC"/>
    <w:rsid w:val="002C2EE3"/>
    <w:rsid w:val="002D745C"/>
    <w:rsid w:val="002D7EA8"/>
    <w:rsid w:val="002F0E13"/>
    <w:rsid w:val="002F5E27"/>
    <w:rsid w:val="002F68E7"/>
    <w:rsid w:val="00302712"/>
    <w:rsid w:val="00303452"/>
    <w:rsid w:val="00307C42"/>
    <w:rsid w:val="00307E12"/>
    <w:rsid w:val="00310D13"/>
    <w:rsid w:val="00311627"/>
    <w:rsid w:val="00313AB1"/>
    <w:rsid w:val="00314615"/>
    <w:rsid w:val="00315AB3"/>
    <w:rsid w:val="003230B0"/>
    <w:rsid w:val="0032599F"/>
    <w:rsid w:val="003371DD"/>
    <w:rsid w:val="003379C9"/>
    <w:rsid w:val="003411B4"/>
    <w:rsid w:val="003431FB"/>
    <w:rsid w:val="003476E1"/>
    <w:rsid w:val="00357082"/>
    <w:rsid w:val="003637BA"/>
    <w:rsid w:val="003675F1"/>
    <w:rsid w:val="0037614D"/>
    <w:rsid w:val="00382416"/>
    <w:rsid w:val="003909CC"/>
    <w:rsid w:val="0039156D"/>
    <w:rsid w:val="003A04C7"/>
    <w:rsid w:val="003B0DD8"/>
    <w:rsid w:val="003B5787"/>
    <w:rsid w:val="003C17DC"/>
    <w:rsid w:val="003D0409"/>
    <w:rsid w:val="003D640D"/>
    <w:rsid w:val="003D77EC"/>
    <w:rsid w:val="003E7B35"/>
    <w:rsid w:val="003F29D3"/>
    <w:rsid w:val="003F2D91"/>
    <w:rsid w:val="004077D0"/>
    <w:rsid w:val="00407D24"/>
    <w:rsid w:val="004130F4"/>
    <w:rsid w:val="00416EDE"/>
    <w:rsid w:val="00423715"/>
    <w:rsid w:val="00426865"/>
    <w:rsid w:val="0043748F"/>
    <w:rsid w:val="0044514B"/>
    <w:rsid w:val="00450632"/>
    <w:rsid w:val="0045141D"/>
    <w:rsid w:val="004849C5"/>
    <w:rsid w:val="0048597F"/>
    <w:rsid w:val="00487501"/>
    <w:rsid w:val="00497619"/>
    <w:rsid w:val="004A783A"/>
    <w:rsid w:val="004B23FE"/>
    <w:rsid w:val="004B5D2A"/>
    <w:rsid w:val="004E1025"/>
    <w:rsid w:val="00502ECA"/>
    <w:rsid w:val="005064D4"/>
    <w:rsid w:val="005160D4"/>
    <w:rsid w:val="00522E25"/>
    <w:rsid w:val="00525253"/>
    <w:rsid w:val="00540A94"/>
    <w:rsid w:val="005540A6"/>
    <w:rsid w:val="00555BEB"/>
    <w:rsid w:val="0055731E"/>
    <w:rsid w:val="00563E3D"/>
    <w:rsid w:val="005676BD"/>
    <w:rsid w:val="00574B67"/>
    <w:rsid w:val="00575884"/>
    <w:rsid w:val="005B047C"/>
    <w:rsid w:val="005B10D2"/>
    <w:rsid w:val="005B1A5B"/>
    <w:rsid w:val="005B2D61"/>
    <w:rsid w:val="005B60F2"/>
    <w:rsid w:val="005C34D4"/>
    <w:rsid w:val="005C3E38"/>
    <w:rsid w:val="005D2ECA"/>
    <w:rsid w:val="005E23A4"/>
    <w:rsid w:val="005E3471"/>
    <w:rsid w:val="005E3BE1"/>
    <w:rsid w:val="005F2095"/>
    <w:rsid w:val="005F6AD6"/>
    <w:rsid w:val="006036B6"/>
    <w:rsid w:val="00615F8E"/>
    <w:rsid w:val="0063072E"/>
    <w:rsid w:val="00630E1D"/>
    <w:rsid w:val="00641AB4"/>
    <w:rsid w:val="00645242"/>
    <w:rsid w:val="00656D54"/>
    <w:rsid w:val="006577C8"/>
    <w:rsid w:val="0065786A"/>
    <w:rsid w:val="00663C36"/>
    <w:rsid w:val="00665A8F"/>
    <w:rsid w:val="0066713F"/>
    <w:rsid w:val="00672B38"/>
    <w:rsid w:val="006933C1"/>
    <w:rsid w:val="006948BA"/>
    <w:rsid w:val="00696B81"/>
    <w:rsid w:val="006A1940"/>
    <w:rsid w:val="006A3A51"/>
    <w:rsid w:val="006A6B8B"/>
    <w:rsid w:val="006A77FB"/>
    <w:rsid w:val="006B36F6"/>
    <w:rsid w:val="006D0641"/>
    <w:rsid w:val="006E792C"/>
    <w:rsid w:val="006F1E51"/>
    <w:rsid w:val="006F1F59"/>
    <w:rsid w:val="006F282B"/>
    <w:rsid w:val="006F4863"/>
    <w:rsid w:val="0070030F"/>
    <w:rsid w:val="00702E1C"/>
    <w:rsid w:val="007160D2"/>
    <w:rsid w:val="007176DB"/>
    <w:rsid w:val="00725186"/>
    <w:rsid w:val="00737BE6"/>
    <w:rsid w:val="00747599"/>
    <w:rsid w:val="0074792E"/>
    <w:rsid w:val="007504D2"/>
    <w:rsid w:val="00766A9F"/>
    <w:rsid w:val="00772E10"/>
    <w:rsid w:val="00776326"/>
    <w:rsid w:val="007768D0"/>
    <w:rsid w:val="00780F53"/>
    <w:rsid w:val="00782BD3"/>
    <w:rsid w:val="00785A90"/>
    <w:rsid w:val="00790697"/>
    <w:rsid w:val="00792B0A"/>
    <w:rsid w:val="00795BD8"/>
    <w:rsid w:val="00797C11"/>
    <w:rsid w:val="007B3A5F"/>
    <w:rsid w:val="007B3A8A"/>
    <w:rsid w:val="007E1B33"/>
    <w:rsid w:val="007E7318"/>
    <w:rsid w:val="008049D1"/>
    <w:rsid w:val="00810440"/>
    <w:rsid w:val="00810CC2"/>
    <w:rsid w:val="0082270D"/>
    <w:rsid w:val="0082658E"/>
    <w:rsid w:val="00833872"/>
    <w:rsid w:val="00836141"/>
    <w:rsid w:val="00837FD1"/>
    <w:rsid w:val="00841826"/>
    <w:rsid w:val="0085191D"/>
    <w:rsid w:val="00853F28"/>
    <w:rsid w:val="00856737"/>
    <w:rsid w:val="008578F7"/>
    <w:rsid w:val="008634A3"/>
    <w:rsid w:val="00865196"/>
    <w:rsid w:val="00865D89"/>
    <w:rsid w:val="00872ABF"/>
    <w:rsid w:val="00880DD4"/>
    <w:rsid w:val="00882BB0"/>
    <w:rsid w:val="008914B1"/>
    <w:rsid w:val="00894214"/>
    <w:rsid w:val="008959FC"/>
    <w:rsid w:val="008963DE"/>
    <w:rsid w:val="00897070"/>
    <w:rsid w:val="008971A5"/>
    <w:rsid w:val="008B6C5F"/>
    <w:rsid w:val="008E7A61"/>
    <w:rsid w:val="008F0B13"/>
    <w:rsid w:val="008F5401"/>
    <w:rsid w:val="008F5DCF"/>
    <w:rsid w:val="00901D47"/>
    <w:rsid w:val="0091032B"/>
    <w:rsid w:val="00922ED3"/>
    <w:rsid w:val="009235CA"/>
    <w:rsid w:val="0092606C"/>
    <w:rsid w:val="00930DA1"/>
    <w:rsid w:val="0093389A"/>
    <w:rsid w:val="00943041"/>
    <w:rsid w:val="00964C16"/>
    <w:rsid w:val="00965D37"/>
    <w:rsid w:val="00973DA9"/>
    <w:rsid w:val="00975B52"/>
    <w:rsid w:val="00983A90"/>
    <w:rsid w:val="00987E37"/>
    <w:rsid w:val="009A3318"/>
    <w:rsid w:val="009C7C25"/>
    <w:rsid w:val="009D6D05"/>
    <w:rsid w:val="009E52E1"/>
    <w:rsid w:val="009E6D77"/>
    <w:rsid w:val="009E7BBE"/>
    <w:rsid w:val="00A01754"/>
    <w:rsid w:val="00A30FC5"/>
    <w:rsid w:val="00A31642"/>
    <w:rsid w:val="00A338AC"/>
    <w:rsid w:val="00A35379"/>
    <w:rsid w:val="00A35837"/>
    <w:rsid w:val="00A36A67"/>
    <w:rsid w:val="00A37C74"/>
    <w:rsid w:val="00A41687"/>
    <w:rsid w:val="00A461C7"/>
    <w:rsid w:val="00A6041D"/>
    <w:rsid w:val="00A65628"/>
    <w:rsid w:val="00A719E9"/>
    <w:rsid w:val="00A8150D"/>
    <w:rsid w:val="00A8468E"/>
    <w:rsid w:val="00A95E3A"/>
    <w:rsid w:val="00A97334"/>
    <w:rsid w:val="00A978CA"/>
    <w:rsid w:val="00AA1E0D"/>
    <w:rsid w:val="00AB5CB7"/>
    <w:rsid w:val="00AB7A91"/>
    <w:rsid w:val="00AD14BE"/>
    <w:rsid w:val="00AD1BD3"/>
    <w:rsid w:val="00AE3191"/>
    <w:rsid w:val="00B04C5D"/>
    <w:rsid w:val="00B06499"/>
    <w:rsid w:val="00B12377"/>
    <w:rsid w:val="00B251CE"/>
    <w:rsid w:val="00B432E4"/>
    <w:rsid w:val="00B445AB"/>
    <w:rsid w:val="00B46A46"/>
    <w:rsid w:val="00B67733"/>
    <w:rsid w:val="00B70A76"/>
    <w:rsid w:val="00B80D1E"/>
    <w:rsid w:val="00B8255E"/>
    <w:rsid w:val="00B84F69"/>
    <w:rsid w:val="00B87600"/>
    <w:rsid w:val="00BA50F7"/>
    <w:rsid w:val="00BA5475"/>
    <w:rsid w:val="00BC1441"/>
    <w:rsid w:val="00BC4C02"/>
    <w:rsid w:val="00BE2A3D"/>
    <w:rsid w:val="00BE3825"/>
    <w:rsid w:val="00BE39F9"/>
    <w:rsid w:val="00C001FC"/>
    <w:rsid w:val="00C103F1"/>
    <w:rsid w:val="00C107CF"/>
    <w:rsid w:val="00C249D3"/>
    <w:rsid w:val="00C431FB"/>
    <w:rsid w:val="00C4451A"/>
    <w:rsid w:val="00C5019A"/>
    <w:rsid w:val="00C51BFE"/>
    <w:rsid w:val="00C56148"/>
    <w:rsid w:val="00C56A8E"/>
    <w:rsid w:val="00C572B5"/>
    <w:rsid w:val="00C57F3A"/>
    <w:rsid w:val="00C62312"/>
    <w:rsid w:val="00C66D7C"/>
    <w:rsid w:val="00C71DD9"/>
    <w:rsid w:val="00C7634E"/>
    <w:rsid w:val="00C76F60"/>
    <w:rsid w:val="00C82422"/>
    <w:rsid w:val="00C92723"/>
    <w:rsid w:val="00CA6CD1"/>
    <w:rsid w:val="00CB1E04"/>
    <w:rsid w:val="00CB6868"/>
    <w:rsid w:val="00CB6D93"/>
    <w:rsid w:val="00CB7742"/>
    <w:rsid w:val="00CC66C5"/>
    <w:rsid w:val="00CC6B35"/>
    <w:rsid w:val="00CC7CFA"/>
    <w:rsid w:val="00CD18DF"/>
    <w:rsid w:val="00CD2A4F"/>
    <w:rsid w:val="00CD3ACE"/>
    <w:rsid w:val="00CD4300"/>
    <w:rsid w:val="00CF7568"/>
    <w:rsid w:val="00D02516"/>
    <w:rsid w:val="00D14341"/>
    <w:rsid w:val="00D33801"/>
    <w:rsid w:val="00D41F5D"/>
    <w:rsid w:val="00D47DA6"/>
    <w:rsid w:val="00D61E2F"/>
    <w:rsid w:val="00D7162F"/>
    <w:rsid w:val="00D7767F"/>
    <w:rsid w:val="00D862DB"/>
    <w:rsid w:val="00D868D5"/>
    <w:rsid w:val="00D913F3"/>
    <w:rsid w:val="00D95156"/>
    <w:rsid w:val="00D97B2B"/>
    <w:rsid w:val="00DB46F9"/>
    <w:rsid w:val="00DC1D3D"/>
    <w:rsid w:val="00DD1221"/>
    <w:rsid w:val="00DD12D6"/>
    <w:rsid w:val="00DD2404"/>
    <w:rsid w:val="00DD4A0F"/>
    <w:rsid w:val="00DE10D5"/>
    <w:rsid w:val="00DE5910"/>
    <w:rsid w:val="00DF2F8C"/>
    <w:rsid w:val="00DF5B3E"/>
    <w:rsid w:val="00E0127C"/>
    <w:rsid w:val="00E01484"/>
    <w:rsid w:val="00E05B65"/>
    <w:rsid w:val="00E12830"/>
    <w:rsid w:val="00E216D8"/>
    <w:rsid w:val="00E27DE0"/>
    <w:rsid w:val="00E27E62"/>
    <w:rsid w:val="00E318DC"/>
    <w:rsid w:val="00E33135"/>
    <w:rsid w:val="00E33543"/>
    <w:rsid w:val="00E344D1"/>
    <w:rsid w:val="00E34CC4"/>
    <w:rsid w:val="00E51C88"/>
    <w:rsid w:val="00E64790"/>
    <w:rsid w:val="00E66820"/>
    <w:rsid w:val="00E719C2"/>
    <w:rsid w:val="00E77DBE"/>
    <w:rsid w:val="00E80F76"/>
    <w:rsid w:val="00E859AB"/>
    <w:rsid w:val="00E907CA"/>
    <w:rsid w:val="00E91D44"/>
    <w:rsid w:val="00E9532A"/>
    <w:rsid w:val="00E95655"/>
    <w:rsid w:val="00EA3618"/>
    <w:rsid w:val="00EA4A52"/>
    <w:rsid w:val="00EB0AE4"/>
    <w:rsid w:val="00EB542F"/>
    <w:rsid w:val="00ED34DA"/>
    <w:rsid w:val="00ED380B"/>
    <w:rsid w:val="00EE76D5"/>
    <w:rsid w:val="00EF6CCF"/>
    <w:rsid w:val="00F04CCC"/>
    <w:rsid w:val="00F21647"/>
    <w:rsid w:val="00F32BBD"/>
    <w:rsid w:val="00F371A7"/>
    <w:rsid w:val="00F40906"/>
    <w:rsid w:val="00F44AF0"/>
    <w:rsid w:val="00F47827"/>
    <w:rsid w:val="00F47CF9"/>
    <w:rsid w:val="00F609EB"/>
    <w:rsid w:val="00F65CCF"/>
    <w:rsid w:val="00F7657F"/>
    <w:rsid w:val="00F92A57"/>
    <w:rsid w:val="00FA64C9"/>
    <w:rsid w:val="00FB7192"/>
    <w:rsid w:val="00FC3E00"/>
    <w:rsid w:val="00FC51C7"/>
    <w:rsid w:val="00FF5EE3"/>
    <w:rsid w:val="17867BAF"/>
    <w:rsid w:val="2CA673D8"/>
    <w:rsid w:val="2DD83397"/>
    <w:rsid w:val="2E9959DD"/>
    <w:rsid w:val="393F1645"/>
    <w:rsid w:val="3B667076"/>
    <w:rsid w:val="4160226A"/>
    <w:rsid w:val="4FF72B0C"/>
    <w:rsid w:val="50D40ABC"/>
    <w:rsid w:val="536F4233"/>
    <w:rsid w:val="5E6161F1"/>
    <w:rsid w:val="60172E52"/>
    <w:rsid w:val="691400A7"/>
    <w:rsid w:val="73110D6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99"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ocked="1"/>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1"/>
      <w:lang w:val="en-US" w:eastAsia="zh-CN" w:bidi="ar-SA"/>
    </w:rPr>
  </w:style>
  <w:style w:type="character" w:default="1" w:styleId="11">
    <w:name w:val="Default Paragraph Font"/>
    <w:link w:val="12"/>
    <w:semiHidden/>
    <w:locked/>
    <w:uiPriority w:val="0"/>
  </w:style>
  <w:style w:type="table" w:default="1" w:styleId="10">
    <w:name w:val="Normal Table"/>
    <w:semiHidden/>
    <w:uiPriority w:val="0"/>
    <w:tblPr>
      <w:tblStyle w:val="10"/>
      <w:tblCellMar>
        <w:top w:w="0" w:type="dxa"/>
        <w:left w:w="108" w:type="dxa"/>
        <w:bottom w:w="0" w:type="dxa"/>
        <w:right w:w="108" w:type="dxa"/>
      </w:tblCellMar>
    </w:tblPr>
  </w:style>
  <w:style w:type="paragraph" w:styleId="2">
    <w:name w:val="Normal Indent"/>
    <w:basedOn w:val="1"/>
    <w:uiPriority w:val="99"/>
    <w:pPr>
      <w:spacing w:after="100" w:line="360" w:lineRule="exact"/>
      <w:ind w:firstLine="200"/>
    </w:pPr>
    <w:rPr>
      <w:sz w:val="22"/>
      <w:szCs w:val="22"/>
    </w:rPr>
  </w:style>
  <w:style w:type="paragraph" w:styleId="3">
    <w:name w:val="annotation text"/>
    <w:basedOn w:val="1"/>
    <w:semiHidden/>
    <w:uiPriority w:val="0"/>
    <w:pPr>
      <w:jc w:val="left"/>
    </w:pPr>
  </w:style>
  <w:style w:type="paragraph" w:styleId="4">
    <w:name w:val="Body Text"/>
    <w:basedOn w:val="1"/>
    <w:uiPriority w:val="0"/>
    <w:pPr>
      <w:pBdr>
        <w:top w:val="single" w:color="auto" w:sz="12" w:space="6"/>
        <w:left w:val="single" w:color="auto" w:sz="12" w:space="4"/>
        <w:bottom w:val="single" w:color="auto" w:sz="12" w:space="6"/>
        <w:right w:val="single" w:color="auto" w:sz="12" w:space="4"/>
      </w:pBdr>
      <w:tabs>
        <w:tab w:val="left" w:pos="660"/>
      </w:tabs>
      <w:spacing w:after="240" w:line="480" w:lineRule="auto"/>
      <w:jc w:val="center"/>
      <w:outlineLvl w:val="0"/>
    </w:pPr>
    <w:rPr>
      <w:rFonts w:ascii="黑体" w:eastAsia="黑体" w:cs="黑体"/>
      <w:b/>
      <w:bCs/>
      <w:sz w:val="72"/>
      <w:szCs w:val="72"/>
    </w:rPr>
  </w:style>
  <w:style w:type="paragraph" w:styleId="5">
    <w:name w:val="Balloon Text"/>
    <w:basedOn w:val="1"/>
    <w:semiHidden/>
    <w:uiPriority w:val="0"/>
    <w:rPr>
      <w:sz w:val="18"/>
      <w:szCs w:val="18"/>
    </w:rPr>
  </w:style>
  <w:style w:type="paragraph" w:styleId="6">
    <w:name w:val="footer"/>
    <w:basedOn w:val="1"/>
    <w:uiPriority w:val="0"/>
    <w:pPr>
      <w:tabs>
        <w:tab w:val="center" w:pos="4153"/>
      </w:tabs>
      <w:adjustRightInd w:val="0"/>
      <w:spacing w:before="120" w:after="120"/>
      <w:jc w:val="center"/>
      <w:textAlignment w:val="baseline"/>
    </w:pPr>
    <w:rPr>
      <w:rFonts w:ascii="黑体" w:cs="黑体"/>
      <w:b/>
      <w:bCs/>
      <w:kern w:val="0"/>
      <w:sz w:val="22"/>
      <w:szCs w:val="22"/>
    </w:rPr>
  </w:style>
  <w:style w:type="paragraph" w:styleId="7">
    <w:name w:val="header"/>
    <w:basedOn w:val="1"/>
    <w:uiPriority w:val="0"/>
    <w:pPr>
      <w:pBdr>
        <w:top w:val="single" w:color="auto" w:sz="12" w:space="1"/>
        <w:bottom w:val="single" w:color="auto" w:sz="12" w:space="1"/>
      </w:pBdr>
      <w:tabs>
        <w:tab w:val="center" w:pos="4153"/>
        <w:tab w:val="right" w:pos="8306"/>
      </w:tabs>
      <w:adjustRightInd w:val="0"/>
      <w:spacing w:before="120" w:after="120"/>
      <w:ind w:left="-110" w:firstLine="442"/>
      <w:jc w:val="right"/>
      <w:textAlignment w:val="baseline"/>
    </w:pPr>
    <w:rPr>
      <w:rFonts w:ascii="Arial" w:eastAsia="黑体" w:cs="Arial"/>
      <w:b/>
      <w:bCs/>
      <w:kern w:val="24"/>
      <w:sz w:val="22"/>
      <w:szCs w:val="22"/>
    </w:rPr>
  </w:style>
  <w:style w:type="paragraph" w:styleId="8">
    <w:name w:val="Normal (Web)"/>
    <w:basedOn w:val="1"/>
    <w:uiPriority w:val="0"/>
    <w:pPr>
      <w:widowControl/>
      <w:spacing w:before="100" w:beforeAutospacing="1" w:after="100" w:afterAutospacing="1"/>
      <w:jc w:val="left"/>
    </w:pPr>
    <w:rPr>
      <w:rFonts w:ascii="Arial Unicode MS" w:hAnsi="Arial Unicode MS" w:cs="Arial Unicode MS"/>
      <w:kern w:val="0"/>
      <w:sz w:val="24"/>
      <w:szCs w:val="24"/>
    </w:rPr>
  </w:style>
  <w:style w:type="paragraph" w:styleId="9">
    <w:name w:val="annotation subject"/>
    <w:basedOn w:val="3"/>
    <w:next w:val="3"/>
    <w:semiHidden/>
    <w:uiPriority w:val="0"/>
    <w:rPr>
      <w:b/>
      <w:bCs/>
    </w:rPr>
  </w:style>
  <w:style w:type="paragraph" w:customStyle="1" w:styleId="12">
    <w:name w:val="1 Char Char Char1 Char"/>
    <w:basedOn w:val="1"/>
    <w:link w:val="11"/>
    <w:uiPriority w:val="0"/>
    <w:rPr>
      <w:rFonts w:ascii="Tahoma" w:hAnsi="Tahoma"/>
      <w:sz w:val="24"/>
      <w:szCs w:val="20"/>
    </w:rPr>
  </w:style>
  <w:style w:type="character" w:styleId="13">
    <w:name w:val="page number"/>
    <w:uiPriority w:val="0"/>
    <w:rPr>
      <w:rFonts w:ascii="宋体" w:hAnsi="宋体" w:eastAsia="黑体" w:cs="宋体"/>
      <w:b/>
      <w:bCs/>
      <w:sz w:val="22"/>
      <w:szCs w:val="22"/>
    </w:rPr>
  </w:style>
  <w:style w:type="character" w:styleId="14">
    <w:name w:val="annotation reference"/>
    <w:semiHidden/>
    <w:uiPriority w:val="0"/>
    <w:rPr>
      <w:sz w:val="21"/>
      <w:szCs w:val="21"/>
    </w:rPr>
  </w:style>
  <w:style w:type="paragraph" w:customStyle="1" w:styleId="15">
    <w:name w:val="Char Char Char Char"/>
    <w:basedOn w:val="1"/>
    <w:uiPriority w:val="0"/>
    <w:rPr>
      <w:rFonts w:ascii="Tahoma" w:hAnsi="Tahoma" w:cs="Tahoma"/>
      <w:sz w:val="24"/>
      <w:szCs w:val="24"/>
    </w:rPr>
  </w:style>
  <w:style w:type="paragraph" w:styleId="16">
    <w:name w:val=""/>
    <w:unhideWhenUsed/>
    <w:uiPriority w:val="99"/>
    <w:rPr>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GTJAS.COM</Company>
  <Pages>7</Pages>
  <Words>504</Words>
  <Characters>2879</Characters>
  <Lines>23</Lines>
  <Paragraphs>6</Paragraphs>
  <TotalTime>14</TotalTime>
  <ScaleCrop>false</ScaleCrop>
  <LinksUpToDate>false</LinksUpToDate>
  <CharactersWithSpaces>3377</CharactersWithSpaces>
  <Application>WPS Office_12.8.2.18606_F1E327BC-269C-435d-A152-05C5408002CA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2025-03-11T05:20:00Z</dcterms:created>
  <dc:creator>CFD－陈振宽</dc:creator>
  <cp:lastModifiedBy>ZYY</cp:lastModifiedBy>
  <dcterms:modified xsi:type="dcterms:W3CDTF">2026-07-22T08:02:45Z</dcterms:modified>
  <dc:title>保荐协议－首发</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2052-12.8.2.18606</vt:lpwstr>
  </property>
  <property fmtid="{D5CDD505-2E9C-101B-9397-08002B2CF9AE}" pid="3" name="ICV">
    <vt:lpwstr>F0F7E2B251DC429C860EEE560984D8E0_13</vt:lpwstr>
  </property>
  <property fmtid="{D5CDD505-2E9C-101B-9397-08002B2CF9AE}" pid="4" name="KSOTemplateDocerSaveRecord">
    <vt:lpwstr>eyJoZGlkIjoiMTBmMjQxNWRlZGQ0ZjQyMzE4OGE1YWRlMDYxYWNkN2IiLCJ1c2VySWQiOiIyNzc3MzU3NTAifQ==</vt:lpwstr>
  </property>
</Properties>
</file>