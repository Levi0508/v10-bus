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52A6D">
      <w:pPr>
        <w:spacing w:before="120" w:after="120" w:line="480" w:lineRule="auto"/>
        <w:jc w:val="center"/>
        <w:rPr>
          <w:rFonts w:hint="eastAsia"/>
          <w:sz w:val="24"/>
          <w:szCs w:val="24"/>
        </w:rPr>
      </w:pPr>
      <w:bookmarkStart w:id="0" w:name="_GoBack"/>
      <w:bookmarkEnd w:id="0"/>
    </w:p>
    <w:p w14:paraId="5F42594B">
      <w:pPr>
        <w:spacing w:before="120" w:after="120" w:line="480" w:lineRule="auto"/>
        <w:jc w:val="center"/>
        <w:rPr>
          <w:rFonts w:ascii="黑体" w:hAnsi="黑体" w:eastAsia="黑体"/>
          <w:sz w:val="44"/>
          <w:szCs w:val="44"/>
        </w:rPr>
      </w:pPr>
      <w:r>
        <w:rPr>
          <w:rFonts w:hint="eastAsia" w:ascii="黑体" w:hAnsi="黑体" w:eastAsia="黑体"/>
          <w:sz w:val="44"/>
          <w:szCs w:val="44"/>
        </w:rPr>
        <w:t>【】公司</w:t>
      </w:r>
    </w:p>
    <w:p w14:paraId="0A4FDA0B">
      <w:pPr>
        <w:spacing w:before="120" w:after="120" w:line="480" w:lineRule="auto"/>
        <w:jc w:val="center"/>
        <w:rPr>
          <w:rFonts w:ascii="黑体" w:hAnsi="黑体" w:eastAsia="黑体"/>
          <w:sz w:val="44"/>
          <w:szCs w:val="44"/>
        </w:rPr>
      </w:pPr>
      <w:r>
        <w:rPr>
          <w:rFonts w:hint="eastAsia" w:ascii="黑体" w:hAnsi="黑体" w:eastAsia="黑体"/>
          <w:sz w:val="44"/>
          <w:szCs w:val="44"/>
        </w:rPr>
        <w:t>与</w:t>
      </w:r>
    </w:p>
    <w:p w14:paraId="47071A1A">
      <w:pPr>
        <w:spacing w:before="120" w:after="120" w:line="480" w:lineRule="auto"/>
        <w:jc w:val="center"/>
        <w:rPr>
          <w:rFonts w:hint="eastAsia" w:ascii="黑体" w:hAnsi="黑体" w:eastAsia="黑体"/>
          <w:sz w:val="44"/>
          <w:szCs w:val="44"/>
          <w:lang w:eastAsia="zh-CN"/>
        </w:rPr>
      </w:pPr>
      <w:r>
        <w:rPr>
          <w:rFonts w:hint="eastAsia" w:ascii="黑体" w:hAnsi="黑体" w:eastAsia="黑体"/>
          <w:sz w:val="44"/>
          <w:szCs w:val="44"/>
          <w:lang w:eastAsia="zh-CN"/>
        </w:rPr>
        <w:t>国泰海通证券股份有限公司</w:t>
      </w:r>
    </w:p>
    <w:p w14:paraId="12C57086">
      <w:pPr>
        <w:spacing w:before="120" w:after="120" w:line="480" w:lineRule="auto"/>
        <w:jc w:val="center"/>
        <w:rPr>
          <w:rFonts w:hint="eastAsia" w:ascii="黑体" w:hAnsi="黑体" w:eastAsia="黑体"/>
          <w:sz w:val="44"/>
          <w:szCs w:val="44"/>
        </w:rPr>
      </w:pPr>
      <w:r>
        <w:rPr>
          <w:rFonts w:hint="eastAsia" w:ascii="黑体" w:hAnsi="黑体" w:eastAsia="黑体"/>
          <w:sz w:val="44"/>
          <w:szCs w:val="44"/>
        </w:rPr>
        <w:t>关于</w:t>
      </w:r>
      <w:commentRangeStart w:id="0"/>
      <w:r>
        <w:rPr>
          <w:rFonts w:hint="eastAsia" w:ascii="黑体" w:hAnsi="黑体" w:eastAsia="黑体"/>
          <w:sz w:val="44"/>
          <w:szCs w:val="44"/>
        </w:rPr>
        <w:t>【首次公开发行并上市/非公开发行股票/配股/发行股份购买资产/推荐挂牌并持续督导/上市融资财务顾问/可转债】</w:t>
      </w:r>
      <w:commentRangeEnd w:id="0"/>
      <w:r>
        <w:rPr>
          <w:rStyle w:val="12"/>
        </w:rPr>
        <w:commentReference w:id="0"/>
      </w:r>
    </w:p>
    <w:p w14:paraId="7F0135EF">
      <w:pPr>
        <w:spacing w:before="120" w:after="120" w:line="480" w:lineRule="auto"/>
        <w:jc w:val="center"/>
        <w:rPr>
          <w:rFonts w:hint="eastAsia" w:ascii="黑体" w:hAnsi="黑体" w:eastAsia="黑体"/>
          <w:sz w:val="44"/>
          <w:szCs w:val="44"/>
        </w:rPr>
      </w:pPr>
      <w:r>
        <w:rPr>
          <w:rFonts w:hint="eastAsia" w:ascii="黑体" w:hAnsi="黑体" w:eastAsia="黑体"/>
          <w:sz w:val="44"/>
          <w:szCs w:val="44"/>
        </w:rPr>
        <w:t>项目终止协议</w:t>
      </w:r>
    </w:p>
    <w:p w14:paraId="570E5FBE">
      <w:pPr>
        <w:spacing w:before="120" w:after="120" w:line="480" w:lineRule="auto"/>
        <w:rPr>
          <w:rFonts w:hint="eastAsia" w:ascii="黑体" w:hAnsi="黑体" w:eastAsia="黑体"/>
          <w:sz w:val="36"/>
          <w:szCs w:val="36"/>
        </w:rPr>
      </w:pPr>
    </w:p>
    <w:p w14:paraId="0AA7EB93">
      <w:pPr>
        <w:spacing w:before="120" w:after="120" w:line="480" w:lineRule="auto"/>
        <w:jc w:val="center"/>
        <w:rPr>
          <w:rFonts w:hint="eastAsia" w:ascii="黑体" w:hAnsi="黑体" w:eastAsia="黑体"/>
          <w:sz w:val="24"/>
          <w:szCs w:val="24"/>
        </w:rPr>
      </w:pPr>
      <w:r>
        <w:rPr>
          <w:rFonts w:hint="eastAsia" w:ascii="黑体" w:hAnsi="黑体" w:eastAsia="黑体"/>
          <w:sz w:val="24"/>
          <w:szCs w:val="24"/>
        </w:rPr>
        <w:t>（编号：</w:t>
      </w:r>
      <w:r>
        <w:rPr>
          <w:rFonts w:ascii="黑体" w:hAnsi="黑体" w:eastAsia="黑体"/>
          <w:sz w:val="24"/>
          <w:szCs w:val="24"/>
        </w:rPr>
        <w:t xml:space="preserve">          </w:t>
      </w:r>
      <w:r>
        <w:rPr>
          <w:rFonts w:hint="eastAsia" w:ascii="黑体" w:hAnsi="黑体" w:eastAsia="黑体"/>
          <w:sz w:val="24"/>
          <w:szCs w:val="24"/>
        </w:rPr>
        <w:t>）</w:t>
      </w:r>
    </w:p>
    <w:p w14:paraId="2D597D7E">
      <w:pPr>
        <w:spacing w:before="120" w:after="120" w:line="480" w:lineRule="auto"/>
        <w:jc w:val="center"/>
        <w:rPr>
          <w:sz w:val="24"/>
          <w:szCs w:val="24"/>
        </w:rPr>
      </w:pPr>
      <w:r>
        <w:rPr>
          <w:rFonts w:ascii="黑体" w:hAnsi="黑体" w:eastAsia="黑体"/>
          <w:sz w:val="24"/>
          <w:szCs w:val="24"/>
        </w:rPr>
        <w:t xml:space="preserve">     </w:t>
      </w:r>
      <w:r>
        <w:rPr>
          <w:rFonts w:hint="eastAsia" w:ascii="黑体" w:hAnsi="黑体" w:eastAsia="黑体"/>
          <w:sz w:val="24"/>
          <w:szCs w:val="24"/>
        </w:rPr>
        <w:t>年</w:t>
      </w:r>
      <w:r>
        <w:rPr>
          <w:rFonts w:ascii="黑体" w:hAnsi="黑体" w:eastAsia="黑体"/>
          <w:sz w:val="24"/>
          <w:szCs w:val="24"/>
        </w:rPr>
        <w:t xml:space="preserve">     </w:t>
      </w:r>
      <w:r>
        <w:rPr>
          <w:rFonts w:hint="eastAsia" w:ascii="黑体" w:hAnsi="黑体" w:eastAsia="黑体"/>
          <w:sz w:val="24"/>
          <w:szCs w:val="24"/>
        </w:rPr>
        <w:t>月</w:t>
      </w:r>
    </w:p>
    <w:p w14:paraId="391C98B0">
      <w:pPr>
        <w:spacing w:before="60" w:after="60" w:line="360" w:lineRule="auto"/>
        <w:ind w:firstLine="570"/>
        <w:rPr>
          <w:sz w:val="24"/>
          <w:szCs w:val="24"/>
        </w:rPr>
      </w:pPr>
    </w:p>
    <w:p w14:paraId="2B8F4391">
      <w:pPr>
        <w:spacing w:before="60" w:after="60" w:line="360" w:lineRule="auto"/>
        <w:jc w:val="center"/>
        <w:rPr>
          <w:rFonts w:hint="eastAsia" w:ascii="黑体" w:hAnsi="黑体" w:eastAsia="黑体"/>
          <w:b/>
          <w:bCs/>
          <w:sz w:val="24"/>
          <w:szCs w:val="24"/>
          <w:lang w:eastAsia="zh-CN"/>
        </w:rPr>
      </w:pPr>
      <w:r>
        <w:rPr>
          <w:sz w:val="24"/>
          <w:szCs w:val="24"/>
        </w:rPr>
        <w:br w:type="page"/>
      </w:r>
      <w:r>
        <w:rPr>
          <w:rFonts w:hint="eastAsia" w:ascii="黑体" w:hAnsi="黑体" w:eastAsia="黑体"/>
          <w:b/>
          <w:bCs/>
          <w:sz w:val="24"/>
          <w:szCs w:val="24"/>
        </w:rPr>
        <w:t>【】公司与</w:t>
      </w:r>
      <w:r>
        <w:rPr>
          <w:rFonts w:hint="eastAsia" w:ascii="黑体" w:hAnsi="黑体" w:eastAsia="黑体"/>
          <w:b/>
          <w:bCs/>
          <w:sz w:val="24"/>
          <w:szCs w:val="24"/>
          <w:lang w:eastAsia="zh-CN"/>
        </w:rPr>
        <w:t>国泰海通证券股份有限公司</w:t>
      </w:r>
    </w:p>
    <w:p w14:paraId="50F389C6">
      <w:pPr>
        <w:spacing w:before="60" w:after="60" w:line="360" w:lineRule="auto"/>
        <w:jc w:val="center"/>
        <w:rPr>
          <w:rFonts w:ascii="黑体" w:hAnsi="黑体" w:eastAsia="黑体"/>
          <w:b/>
          <w:bCs/>
          <w:sz w:val="24"/>
          <w:szCs w:val="24"/>
        </w:rPr>
      </w:pPr>
      <w:r>
        <w:rPr>
          <w:rFonts w:hint="eastAsia" w:ascii="黑体" w:hAnsi="黑体" w:eastAsia="黑体"/>
          <w:b/>
          <w:bCs/>
          <w:sz w:val="24"/>
          <w:szCs w:val="24"/>
        </w:rPr>
        <w:t>关于</w:t>
      </w:r>
      <w:commentRangeStart w:id="1"/>
      <w:r>
        <w:rPr>
          <w:rFonts w:hint="eastAsia" w:ascii="黑体" w:hAnsi="黑体" w:eastAsia="黑体"/>
          <w:b/>
          <w:bCs/>
          <w:sz w:val="24"/>
          <w:szCs w:val="24"/>
        </w:rPr>
        <w:t>【首次公开发行并上市/非公开发行股票/配股/发行股份购买资产/推荐挂牌并持续督导/上市融资财务顾问/可转债】</w:t>
      </w:r>
      <w:commentRangeEnd w:id="1"/>
      <w:r>
        <w:rPr>
          <w:rStyle w:val="12"/>
        </w:rPr>
        <w:commentReference w:id="1"/>
      </w:r>
    </w:p>
    <w:p w14:paraId="4B8E6AE6">
      <w:pPr>
        <w:spacing w:before="60" w:after="60" w:line="360" w:lineRule="auto"/>
        <w:jc w:val="center"/>
        <w:rPr>
          <w:rFonts w:hint="eastAsia" w:ascii="黑体" w:hAnsi="黑体" w:eastAsia="黑体"/>
          <w:b/>
          <w:bCs/>
          <w:sz w:val="24"/>
          <w:szCs w:val="24"/>
        </w:rPr>
      </w:pPr>
      <w:r>
        <w:rPr>
          <w:rFonts w:hint="eastAsia" w:ascii="黑体" w:hAnsi="黑体" w:eastAsia="黑体"/>
          <w:b/>
          <w:bCs/>
          <w:sz w:val="24"/>
          <w:szCs w:val="24"/>
        </w:rPr>
        <w:t>项目终止协议</w:t>
      </w:r>
    </w:p>
    <w:p w14:paraId="058F1084">
      <w:pPr>
        <w:spacing w:before="60" w:after="60" w:line="360" w:lineRule="auto"/>
        <w:ind w:firstLine="570"/>
        <w:rPr>
          <w:rFonts w:ascii="黑体" w:hAnsi="黑体" w:eastAsia="黑体"/>
          <w:b/>
          <w:bCs/>
          <w:sz w:val="28"/>
          <w:szCs w:val="28"/>
        </w:rPr>
      </w:pPr>
    </w:p>
    <w:tbl>
      <w:tblPr>
        <w:tblStyle w:val="9"/>
        <w:tblW w:w="0" w:type="auto"/>
        <w:tblInd w:w="588" w:type="dxa"/>
        <w:tblLayout w:type="fixed"/>
        <w:tblCellMar>
          <w:top w:w="0" w:type="dxa"/>
          <w:left w:w="108" w:type="dxa"/>
          <w:bottom w:w="0" w:type="dxa"/>
          <w:right w:w="108" w:type="dxa"/>
        </w:tblCellMar>
      </w:tblPr>
      <w:tblGrid>
        <w:gridCol w:w="1920"/>
        <w:gridCol w:w="6212"/>
      </w:tblGrid>
      <w:tr w14:paraId="27516393">
        <w:tblPrEx>
          <w:tblCellMar>
            <w:top w:w="0" w:type="dxa"/>
            <w:left w:w="108" w:type="dxa"/>
            <w:bottom w:w="0" w:type="dxa"/>
            <w:right w:w="108" w:type="dxa"/>
          </w:tblCellMar>
        </w:tblPrEx>
        <w:trPr>
          <w:wBefore w:w="0" w:type="dxa"/>
          <w:wAfter w:w="0" w:type="dxa"/>
        </w:trPr>
        <w:tc>
          <w:tcPr>
            <w:tcW w:w="1920" w:type="dxa"/>
            <w:tcBorders>
              <w:top w:val="nil"/>
              <w:left w:val="nil"/>
              <w:bottom w:val="nil"/>
              <w:right w:val="nil"/>
            </w:tcBorders>
            <w:noWrap w:val="0"/>
            <w:vAlign w:val="top"/>
          </w:tcPr>
          <w:p w14:paraId="53ACB6E3">
            <w:pPr>
              <w:spacing w:line="460" w:lineRule="atLeast"/>
              <w:rPr>
                <w:rFonts w:ascii="黑体" w:hAnsi="黑体" w:eastAsia="黑体"/>
                <w:bCs/>
                <w:sz w:val="24"/>
                <w:szCs w:val="24"/>
              </w:rPr>
            </w:pPr>
            <w:r>
              <w:rPr>
                <w:rFonts w:hint="eastAsia" w:ascii="黑体" w:hAnsi="黑体" w:eastAsia="黑体" w:cs="宋体"/>
                <w:bCs/>
                <w:sz w:val="24"/>
                <w:szCs w:val="24"/>
              </w:rPr>
              <w:t>甲方：</w:t>
            </w:r>
          </w:p>
        </w:tc>
        <w:tc>
          <w:tcPr>
            <w:tcW w:w="6212" w:type="dxa"/>
            <w:tcBorders>
              <w:top w:val="nil"/>
              <w:left w:val="nil"/>
              <w:bottom w:val="nil"/>
              <w:right w:val="nil"/>
            </w:tcBorders>
            <w:noWrap w:val="0"/>
            <w:vAlign w:val="top"/>
          </w:tcPr>
          <w:p w14:paraId="73044ED5">
            <w:pPr>
              <w:spacing w:line="460" w:lineRule="atLeast"/>
              <w:rPr>
                <w:rFonts w:ascii="黑体" w:hAnsi="黑体" w:eastAsia="黑体" w:cs="宋体"/>
                <w:bCs/>
                <w:sz w:val="24"/>
                <w:szCs w:val="24"/>
              </w:rPr>
            </w:pPr>
            <w:r>
              <w:rPr>
                <w:rFonts w:hint="eastAsia" w:ascii="黑体" w:hAnsi="黑体" w:eastAsia="黑体" w:cs="宋体"/>
                <w:bCs/>
                <w:sz w:val="24"/>
                <w:szCs w:val="24"/>
              </w:rPr>
              <w:t>【】公司</w:t>
            </w:r>
          </w:p>
        </w:tc>
      </w:tr>
      <w:tr w14:paraId="0DB02851">
        <w:tblPrEx>
          <w:tblCellMar>
            <w:top w:w="0" w:type="dxa"/>
            <w:left w:w="108" w:type="dxa"/>
            <w:bottom w:w="0" w:type="dxa"/>
            <w:right w:w="108" w:type="dxa"/>
          </w:tblCellMar>
        </w:tblPrEx>
        <w:trPr>
          <w:wBefore w:w="0" w:type="dxa"/>
          <w:wAfter w:w="0" w:type="dxa"/>
        </w:trPr>
        <w:tc>
          <w:tcPr>
            <w:tcW w:w="1920" w:type="dxa"/>
            <w:tcBorders>
              <w:top w:val="nil"/>
              <w:left w:val="nil"/>
              <w:bottom w:val="nil"/>
              <w:right w:val="nil"/>
            </w:tcBorders>
            <w:noWrap w:val="0"/>
            <w:vAlign w:val="top"/>
          </w:tcPr>
          <w:p w14:paraId="5124FC1B">
            <w:pPr>
              <w:spacing w:line="460" w:lineRule="atLeast"/>
              <w:rPr>
                <w:rFonts w:ascii="黑体" w:hAnsi="黑体" w:eastAsia="黑体"/>
                <w:bCs/>
                <w:sz w:val="24"/>
                <w:szCs w:val="24"/>
              </w:rPr>
            </w:pPr>
            <w:r>
              <w:rPr>
                <w:rFonts w:hint="eastAsia" w:ascii="黑体" w:hAnsi="黑体" w:eastAsia="黑体" w:cs="宋体"/>
                <w:bCs/>
                <w:sz w:val="24"/>
                <w:szCs w:val="24"/>
              </w:rPr>
              <w:t>联系地址：</w:t>
            </w:r>
          </w:p>
        </w:tc>
        <w:tc>
          <w:tcPr>
            <w:tcW w:w="6212" w:type="dxa"/>
            <w:tcBorders>
              <w:top w:val="nil"/>
              <w:left w:val="nil"/>
              <w:bottom w:val="nil"/>
              <w:right w:val="nil"/>
            </w:tcBorders>
            <w:noWrap w:val="0"/>
            <w:vAlign w:val="top"/>
          </w:tcPr>
          <w:p w14:paraId="49E4DC3E">
            <w:pPr>
              <w:spacing w:line="460" w:lineRule="atLeast"/>
              <w:rPr>
                <w:rFonts w:hint="eastAsia" w:ascii="黑体" w:hAnsi="黑体" w:eastAsia="黑体" w:cs="宋体"/>
                <w:bCs/>
                <w:sz w:val="24"/>
                <w:szCs w:val="24"/>
              </w:rPr>
            </w:pPr>
            <w:r>
              <w:rPr>
                <w:rFonts w:hint="eastAsia" w:ascii="黑体" w:hAnsi="黑体" w:eastAsia="黑体" w:cs="宋体"/>
                <w:bCs/>
                <w:sz w:val="24"/>
                <w:szCs w:val="24"/>
              </w:rPr>
              <w:t>【】</w:t>
            </w:r>
          </w:p>
        </w:tc>
      </w:tr>
      <w:tr w14:paraId="74458187">
        <w:tblPrEx>
          <w:tblCellMar>
            <w:top w:w="0" w:type="dxa"/>
            <w:left w:w="108" w:type="dxa"/>
            <w:bottom w:w="0" w:type="dxa"/>
            <w:right w:w="108" w:type="dxa"/>
          </w:tblCellMar>
        </w:tblPrEx>
        <w:trPr>
          <w:wBefore w:w="0" w:type="dxa"/>
          <w:wAfter w:w="0" w:type="dxa"/>
        </w:trPr>
        <w:tc>
          <w:tcPr>
            <w:tcW w:w="1920" w:type="dxa"/>
            <w:tcBorders>
              <w:top w:val="nil"/>
              <w:left w:val="nil"/>
              <w:bottom w:val="nil"/>
              <w:right w:val="nil"/>
            </w:tcBorders>
            <w:noWrap w:val="0"/>
            <w:vAlign w:val="top"/>
          </w:tcPr>
          <w:p w14:paraId="52994AC6">
            <w:pPr>
              <w:spacing w:line="460" w:lineRule="atLeast"/>
              <w:rPr>
                <w:rFonts w:ascii="黑体" w:hAnsi="黑体" w:eastAsia="黑体"/>
                <w:bCs/>
                <w:sz w:val="24"/>
                <w:szCs w:val="24"/>
              </w:rPr>
            </w:pPr>
            <w:r>
              <w:rPr>
                <w:rFonts w:hint="eastAsia" w:ascii="黑体" w:hAnsi="黑体" w:eastAsia="黑体" w:cs="宋体"/>
                <w:bCs/>
                <w:sz w:val="24"/>
                <w:szCs w:val="24"/>
              </w:rPr>
              <w:t>法定代表人：</w:t>
            </w:r>
          </w:p>
        </w:tc>
        <w:tc>
          <w:tcPr>
            <w:tcW w:w="6212" w:type="dxa"/>
            <w:tcBorders>
              <w:top w:val="nil"/>
              <w:left w:val="nil"/>
              <w:bottom w:val="nil"/>
              <w:right w:val="nil"/>
            </w:tcBorders>
            <w:noWrap w:val="0"/>
            <w:vAlign w:val="top"/>
          </w:tcPr>
          <w:p w14:paraId="5DCF2AB9">
            <w:pPr>
              <w:spacing w:line="460" w:lineRule="atLeast"/>
              <w:rPr>
                <w:rFonts w:hint="eastAsia" w:ascii="黑体" w:hAnsi="黑体" w:eastAsia="黑体" w:cs="宋体"/>
                <w:bCs/>
                <w:sz w:val="24"/>
                <w:szCs w:val="24"/>
              </w:rPr>
            </w:pPr>
            <w:r>
              <w:rPr>
                <w:rFonts w:hint="eastAsia" w:ascii="黑体" w:hAnsi="黑体" w:eastAsia="黑体" w:cs="宋体"/>
                <w:bCs/>
                <w:sz w:val="24"/>
                <w:szCs w:val="24"/>
              </w:rPr>
              <w:t>【】</w:t>
            </w:r>
          </w:p>
        </w:tc>
      </w:tr>
      <w:tr w14:paraId="65CE2768">
        <w:tblPrEx>
          <w:tblCellMar>
            <w:top w:w="0" w:type="dxa"/>
            <w:left w:w="108" w:type="dxa"/>
            <w:bottom w:w="0" w:type="dxa"/>
            <w:right w:w="108" w:type="dxa"/>
          </w:tblCellMar>
        </w:tblPrEx>
        <w:trPr>
          <w:wBefore w:w="0" w:type="dxa"/>
          <w:wAfter w:w="0" w:type="dxa"/>
        </w:trPr>
        <w:tc>
          <w:tcPr>
            <w:tcW w:w="1920" w:type="dxa"/>
            <w:tcBorders>
              <w:top w:val="nil"/>
              <w:left w:val="nil"/>
              <w:bottom w:val="nil"/>
              <w:right w:val="nil"/>
            </w:tcBorders>
            <w:noWrap w:val="0"/>
            <w:vAlign w:val="top"/>
          </w:tcPr>
          <w:p w14:paraId="387D8B8D">
            <w:pPr>
              <w:spacing w:line="300" w:lineRule="atLeast"/>
              <w:rPr>
                <w:rFonts w:ascii="黑体" w:hAnsi="黑体" w:eastAsia="黑体"/>
                <w:bCs/>
                <w:sz w:val="24"/>
                <w:szCs w:val="24"/>
              </w:rPr>
            </w:pPr>
          </w:p>
        </w:tc>
        <w:tc>
          <w:tcPr>
            <w:tcW w:w="6212" w:type="dxa"/>
            <w:tcBorders>
              <w:top w:val="nil"/>
              <w:left w:val="nil"/>
              <w:bottom w:val="nil"/>
              <w:right w:val="nil"/>
            </w:tcBorders>
            <w:noWrap w:val="0"/>
            <w:vAlign w:val="top"/>
          </w:tcPr>
          <w:p w14:paraId="7DE9D52E">
            <w:pPr>
              <w:spacing w:line="300" w:lineRule="atLeast"/>
              <w:rPr>
                <w:rFonts w:ascii="黑体" w:hAnsi="黑体" w:eastAsia="黑体"/>
                <w:bCs/>
                <w:sz w:val="24"/>
                <w:szCs w:val="24"/>
              </w:rPr>
            </w:pPr>
          </w:p>
        </w:tc>
      </w:tr>
      <w:tr w14:paraId="28B7D22F">
        <w:tblPrEx>
          <w:tblCellMar>
            <w:top w:w="0" w:type="dxa"/>
            <w:left w:w="108" w:type="dxa"/>
            <w:bottom w:w="0" w:type="dxa"/>
            <w:right w:w="108" w:type="dxa"/>
          </w:tblCellMar>
        </w:tblPrEx>
        <w:trPr>
          <w:wBefore w:w="0" w:type="dxa"/>
          <w:wAfter w:w="0" w:type="dxa"/>
        </w:trPr>
        <w:tc>
          <w:tcPr>
            <w:tcW w:w="1920" w:type="dxa"/>
            <w:tcBorders>
              <w:top w:val="nil"/>
              <w:left w:val="nil"/>
              <w:bottom w:val="nil"/>
              <w:right w:val="nil"/>
            </w:tcBorders>
            <w:noWrap w:val="0"/>
            <w:vAlign w:val="top"/>
          </w:tcPr>
          <w:p w14:paraId="69DFDF20">
            <w:pPr>
              <w:spacing w:line="460" w:lineRule="atLeast"/>
              <w:rPr>
                <w:rFonts w:ascii="黑体" w:hAnsi="黑体" w:eastAsia="黑体"/>
                <w:bCs/>
                <w:sz w:val="24"/>
                <w:szCs w:val="24"/>
              </w:rPr>
            </w:pPr>
            <w:r>
              <w:rPr>
                <w:rFonts w:hint="eastAsia" w:ascii="黑体" w:hAnsi="黑体" w:eastAsia="黑体" w:cs="宋体"/>
                <w:bCs/>
                <w:sz w:val="24"/>
                <w:szCs w:val="24"/>
              </w:rPr>
              <w:t>乙方：</w:t>
            </w:r>
          </w:p>
        </w:tc>
        <w:tc>
          <w:tcPr>
            <w:tcW w:w="6212" w:type="dxa"/>
            <w:tcBorders>
              <w:top w:val="nil"/>
              <w:left w:val="nil"/>
              <w:bottom w:val="nil"/>
              <w:right w:val="nil"/>
            </w:tcBorders>
            <w:noWrap w:val="0"/>
            <w:vAlign w:val="top"/>
          </w:tcPr>
          <w:p w14:paraId="52C9E206">
            <w:pPr>
              <w:spacing w:line="460" w:lineRule="atLeast"/>
              <w:rPr>
                <w:rFonts w:hint="eastAsia" w:ascii="黑体" w:hAnsi="黑体" w:eastAsia="黑体"/>
                <w:bCs/>
                <w:sz w:val="24"/>
                <w:szCs w:val="24"/>
                <w:lang w:eastAsia="zh-CN"/>
              </w:rPr>
            </w:pPr>
            <w:r>
              <w:rPr>
                <w:rFonts w:hint="eastAsia" w:ascii="黑体" w:hAnsi="黑体" w:eastAsia="黑体" w:cs="宋体"/>
                <w:bCs/>
                <w:sz w:val="24"/>
                <w:szCs w:val="24"/>
                <w:lang w:eastAsia="zh-CN"/>
              </w:rPr>
              <w:t>国泰海通证券股份有限公司</w:t>
            </w:r>
          </w:p>
        </w:tc>
      </w:tr>
      <w:tr w14:paraId="5C21863C">
        <w:tblPrEx>
          <w:tblCellMar>
            <w:top w:w="0" w:type="dxa"/>
            <w:left w:w="108" w:type="dxa"/>
            <w:bottom w:w="0" w:type="dxa"/>
            <w:right w:w="108" w:type="dxa"/>
          </w:tblCellMar>
        </w:tblPrEx>
        <w:trPr>
          <w:wBefore w:w="0" w:type="dxa"/>
          <w:wAfter w:w="0" w:type="dxa"/>
        </w:trPr>
        <w:tc>
          <w:tcPr>
            <w:tcW w:w="1920" w:type="dxa"/>
            <w:tcBorders>
              <w:top w:val="nil"/>
              <w:left w:val="nil"/>
              <w:bottom w:val="nil"/>
              <w:right w:val="nil"/>
            </w:tcBorders>
            <w:noWrap w:val="0"/>
            <w:vAlign w:val="top"/>
          </w:tcPr>
          <w:p w14:paraId="3A330059">
            <w:pPr>
              <w:spacing w:line="460" w:lineRule="atLeast"/>
              <w:rPr>
                <w:rFonts w:ascii="黑体" w:hAnsi="黑体" w:eastAsia="黑体"/>
                <w:bCs/>
                <w:sz w:val="24"/>
                <w:szCs w:val="24"/>
              </w:rPr>
            </w:pPr>
            <w:r>
              <w:rPr>
                <w:rFonts w:hint="eastAsia" w:ascii="黑体" w:hAnsi="黑体" w:eastAsia="黑体" w:cs="宋体"/>
                <w:bCs/>
                <w:sz w:val="24"/>
                <w:szCs w:val="24"/>
              </w:rPr>
              <w:t>联系地址：</w:t>
            </w:r>
          </w:p>
        </w:tc>
        <w:tc>
          <w:tcPr>
            <w:tcW w:w="6212" w:type="dxa"/>
            <w:tcBorders>
              <w:top w:val="nil"/>
              <w:left w:val="nil"/>
              <w:bottom w:val="nil"/>
              <w:right w:val="nil"/>
            </w:tcBorders>
            <w:noWrap w:val="0"/>
            <w:vAlign w:val="top"/>
          </w:tcPr>
          <w:p w14:paraId="0A0A0FD9">
            <w:pPr>
              <w:spacing w:line="460" w:lineRule="atLeast"/>
              <w:rPr>
                <w:rFonts w:ascii="黑体" w:hAnsi="黑体" w:eastAsia="黑体"/>
                <w:bCs/>
                <w:sz w:val="24"/>
                <w:szCs w:val="24"/>
              </w:rPr>
            </w:pPr>
            <w:r>
              <w:rPr>
                <w:rFonts w:hint="eastAsia" w:ascii="黑体" w:hAnsi="黑体" w:eastAsia="黑体" w:cs="宋体"/>
                <w:bCs/>
                <w:sz w:val="24"/>
                <w:szCs w:val="24"/>
              </w:rPr>
              <w:t>【】</w:t>
            </w:r>
          </w:p>
        </w:tc>
      </w:tr>
      <w:tr w14:paraId="4CC31A99">
        <w:tblPrEx>
          <w:tblCellMar>
            <w:top w:w="0" w:type="dxa"/>
            <w:left w:w="108" w:type="dxa"/>
            <w:bottom w:w="0" w:type="dxa"/>
            <w:right w:w="108" w:type="dxa"/>
          </w:tblCellMar>
        </w:tblPrEx>
        <w:trPr>
          <w:wBefore w:w="0" w:type="dxa"/>
          <w:wAfter w:w="0" w:type="dxa"/>
        </w:trPr>
        <w:tc>
          <w:tcPr>
            <w:tcW w:w="1920" w:type="dxa"/>
            <w:tcBorders>
              <w:top w:val="nil"/>
              <w:left w:val="nil"/>
              <w:bottom w:val="nil"/>
              <w:right w:val="nil"/>
            </w:tcBorders>
            <w:noWrap w:val="0"/>
            <w:vAlign w:val="top"/>
          </w:tcPr>
          <w:p w14:paraId="2C05B2F5">
            <w:pPr>
              <w:spacing w:line="460" w:lineRule="atLeast"/>
              <w:rPr>
                <w:rFonts w:ascii="黑体" w:hAnsi="黑体" w:eastAsia="黑体"/>
                <w:bCs/>
                <w:sz w:val="24"/>
                <w:szCs w:val="24"/>
              </w:rPr>
            </w:pPr>
            <w:r>
              <w:rPr>
                <w:rFonts w:hint="eastAsia" w:ascii="黑体" w:hAnsi="黑体" w:eastAsia="黑体" w:cs="宋体"/>
                <w:bCs/>
                <w:sz w:val="24"/>
                <w:szCs w:val="24"/>
              </w:rPr>
              <w:t>法定代表人：</w:t>
            </w:r>
          </w:p>
        </w:tc>
        <w:tc>
          <w:tcPr>
            <w:tcW w:w="6212" w:type="dxa"/>
            <w:tcBorders>
              <w:top w:val="nil"/>
              <w:left w:val="nil"/>
              <w:bottom w:val="nil"/>
              <w:right w:val="nil"/>
            </w:tcBorders>
            <w:noWrap w:val="0"/>
            <w:vAlign w:val="top"/>
          </w:tcPr>
          <w:p w14:paraId="0EA216A9">
            <w:pPr>
              <w:spacing w:line="460" w:lineRule="atLeast"/>
              <w:rPr>
                <w:rFonts w:ascii="黑体" w:hAnsi="黑体" w:eastAsia="黑体"/>
                <w:bCs/>
                <w:sz w:val="24"/>
                <w:szCs w:val="24"/>
              </w:rPr>
            </w:pPr>
            <w:r>
              <w:rPr>
                <w:rFonts w:hint="eastAsia" w:ascii="黑体" w:hAnsi="黑体" w:eastAsia="黑体"/>
                <w:bCs/>
                <w:sz w:val="24"/>
                <w:szCs w:val="24"/>
              </w:rPr>
              <w:t>【】</w:t>
            </w:r>
          </w:p>
        </w:tc>
      </w:tr>
      <w:tr w14:paraId="756EF18D">
        <w:tblPrEx>
          <w:tblCellMar>
            <w:top w:w="0" w:type="dxa"/>
            <w:left w:w="108" w:type="dxa"/>
            <w:bottom w:w="0" w:type="dxa"/>
            <w:right w:w="108" w:type="dxa"/>
          </w:tblCellMar>
        </w:tblPrEx>
        <w:trPr>
          <w:wBefore w:w="0" w:type="dxa"/>
          <w:wAfter w:w="0" w:type="dxa"/>
        </w:trPr>
        <w:tc>
          <w:tcPr>
            <w:tcW w:w="1920" w:type="dxa"/>
            <w:tcBorders>
              <w:top w:val="nil"/>
              <w:left w:val="nil"/>
              <w:bottom w:val="nil"/>
              <w:right w:val="nil"/>
            </w:tcBorders>
            <w:noWrap w:val="0"/>
            <w:vAlign w:val="top"/>
          </w:tcPr>
          <w:p w14:paraId="79AA457B">
            <w:pPr>
              <w:spacing w:line="460" w:lineRule="atLeast"/>
              <w:rPr>
                <w:rFonts w:ascii="Arial" w:hAnsi="Arial"/>
                <w:b/>
                <w:bCs/>
                <w:sz w:val="24"/>
                <w:szCs w:val="24"/>
              </w:rPr>
            </w:pPr>
          </w:p>
        </w:tc>
        <w:tc>
          <w:tcPr>
            <w:tcW w:w="6212" w:type="dxa"/>
            <w:tcBorders>
              <w:top w:val="nil"/>
              <w:left w:val="nil"/>
              <w:bottom w:val="nil"/>
              <w:right w:val="nil"/>
            </w:tcBorders>
            <w:noWrap w:val="0"/>
            <w:vAlign w:val="top"/>
          </w:tcPr>
          <w:p w14:paraId="58B67B4D">
            <w:pPr>
              <w:spacing w:line="460" w:lineRule="atLeast"/>
              <w:rPr>
                <w:rFonts w:ascii="Arial" w:hAnsi="Arial"/>
                <w:b/>
                <w:bCs/>
                <w:sz w:val="24"/>
                <w:szCs w:val="24"/>
              </w:rPr>
            </w:pPr>
          </w:p>
        </w:tc>
      </w:tr>
    </w:tbl>
    <w:p w14:paraId="604C4375">
      <w:pPr>
        <w:spacing w:line="360" w:lineRule="auto"/>
        <w:ind w:firstLine="570"/>
        <w:rPr>
          <w:rFonts w:hint="eastAsia" w:ascii="宋体" w:hAnsi="宋体"/>
        </w:rPr>
      </w:pPr>
      <w:r>
        <w:rPr>
          <w:rFonts w:hint="eastAsia" w:ascii="宋体" w:hAnsi="宋体"/>
        </w:rPr>
        <w:t>鉴于：</w:t>
      </w:r>
    </w:p>
    <w:p w14:paraId="59E0B759">
      <w:pPr>
        <w:spacing w:line="360" w:lineRule="auto"/>
        <w:ind w:firstLine="570"/>
        <w:rPr>
          <w:rFonts w:hint="eastAsia" w:ascii="宋体" w:hAnsi="宋体"/>
        </w:rPr>
      </w:pPr>
      <w:commentRangeStart w:id="2"/>
      <w:r>
        <w:rPr>
          <w:rFonts w:hint="eastAsia" w:ascii="宋体" w:hAnsi="宋体"/>
        </w:rPr>
        <w:t>甲、乙双方已于【】年【】月【】日签署了《【】协议》（以下简称“原协议”）；乙方接受甲方的聘任，担任其【首次公开发行并上市/非公开发行/公开发行/配股/重大资产重组/发行股份购买资产/推荐挂牌并持续督导/上市融资财务顾问/可转债】的【根据项目角色填写】/【上市融资财务顾问】。</w:t>
      </w:r>
    </w:p>
    <w:p w14:paraId="21B833C2">
      <w:pPr>
        <w:spacing w:line="360" w:lineRule="auto"/>
        <w:ind w:firstLine="420" w:firstLineChars="200"/>
        <w:rPr>
          <w:rFonts w:hint="eastAsia" w:ascii="宋体" w:hAnsi="宋体"/>
        </w:rPr>
      </w:pPr>
      <w:r>
        <w:rPr>
          <w:rFonts w:hint="eastAsia" w:ascii="宋体" w:hAnsi="宋体"/>
        </w:rPr>
        <w:t>乙方</w:t>
      </w:r>
      <w:r>
        <w:rPr>
          <w:rFonts w:ascii="宋体" w:hAnsi="宋体"/>
        </w:rPr>
        <w:t>按照</w:t>
      </w:r>
      <w:r>
        <w:rPr>
          <w:rFonts w:hint="eastAsia" w:ascii="宋体" w:hAnsi="宋体"/>
        </w:rPr>
        <w:t>有关规定</w:t>
      </w:r>
      <w:r>
        <w:rPr>
          <w:rFonts w:ascii="宋体" w:hAnsi="宋体"/>
        </w:rPr>
        <w:t>，对</w:t>
      </w:r>
      <w:r>
        <w:rPr>
          <w:rFonts w:hint="eastAsia" w:ascii="宋体" w:hAnsi="宋体"/>
        </w:rPr>
        <w:t>甲方进行【尽职调查/财务顾问/上市咨询服务】</w:t>
      </w:r>
      <w:r>
        <w:rPr>
          <w:rFonts w:ascii="宋体" w:hAnsi="宋体"/>
        </w:rPr>
        <w:t>，并启动了</w:t>
      </w:r>
      <w:r>
        <w:rPr>
          <w:rFonts w:hint="eastAsia" w:ascii="宋体" w:hAnsi="宋体"/>
        </w:rPr>
        <w:t>【股票发行/资产重组/推荐挂牌】相关准备工作。但甲方【发行/重组】计划有所调整，经友好协商，甲乙双方达成如下协议：</w:t>
      </w:r>
      <w:commentRangeEnd w:id="2"/>
      <w:r>
        <w:rPr>
          <w:rStyle w:val="12"/>
        </w:rPr>
        <w:commentReference w:id="2"/>
      </w:r>
    </w:p>
    <w:p w14:paraId="39A23957">
      <w:pPr>
        <w:spacing w:line="360" w:lineRule="auto"/>
        <w:ind w:firstLine="420" w:firstLineChars="200"/>
        <w:rPr>
          <w:rFonts w:hint="eastAsia" w:ascii="宋体" w:hAnsi="宋体"/>
        </w:rPr>
      </w:pPr>
      <w:r>
        <w:rPr>
          <w:rFonts w:hint="eastAsia" w:ascii="宋体" w:hAnsi="宋体"/>
        </w:rPr>
        <w:t>1、甲乙双方同意提前终止原协议。</w:t>
      </w:r>
    </w:p>
    <w:p w14:paraId="78E0B253">
      <w:pPr>
        <w:spacing w:before="60" w:after="60" w:line="360" w:lineRule="auto"/>
        <w:ind w:firstLine="420" w:firstLineChars="200"/>
        <w:rPr>
          <w:rFonts w:ascii="宋体" w:hAnsi="宋体"/>
        </w:rPr>
      </w:pPr>
      <w:r>
        <w:rPr>
          <w:rFonts w:hint="eastAsia" w:ascii="宋体" w:hAnsi="宋体"/>
        </w:rPr>
        <w:t>2、甲方承诺并保证，在原协议履行期间，甲方提供给乙方的所有文件、资料和信息均为真实的、准确的、完整的；不存在对其履行原协议及本协议产生影响的诉讼、仲裁，或者其他法律程序、政府程序正在进行或者据甲方所知即将进行。如甲方因违反上述承诺而产生的任何法律责任由甲方承担，不因原协议终止而受影响。</w:t>
      </w:r>
    </w:p>
    <w:p w14:paraId="76E23D45">
      <w:pPr>
        <w:spacing w:before="60" w:after="60" w:line="360" w:lineRule="auto"/>
        <w:ind w:firstLine="420" w:firstLineChars="200"/>
        <w:rPr>
          <w:rFonts w:hint="eastAsia" w:ascii="宋体" w:hAnsi="宋体"/>
        </w:rPr>
      </w:pPr>
      <w:r>
        <w:rPr>
          <w:rFonts w:hint="eastAsia" w:ascii="宋体" w:hAnsi="宋体"/>
        </w:rPr>
        <w:t>3、除本协议另有约定外，本协议生效之日起，原协议所约定的权利、义务将全部终结，双方互不存在违约行为。除本协议另有约定之外，本终止协议不会导致一方产生对另一方任何债务承担。</w:t>
      </w:r>
    </w:p>
    <w:p w14:paraId="1E84531D">
      <w:pPr>
        <w:spacing w:line="360" w:lineRule="auto"/>
        <w:ind w:firstLine="420" w:firstLineChars="200"/>
        <w:rPr>
          <w:rFonts w:hint="eastAsia" w:ascii="宋体" w:hAnsi="宋体"/>
        </w:rPr>
      </w:pPr>
      <w:r>
        <w:rPr>
          <w:rFonts w:ascii="宋体" w:hAnsi="宋体"/>
        </w:rPr>
        <w:t>4</w:t>
      </w:r>
      <w:r>
        <w:rPr>
          <w:rFonts w:hint="eastAsia" w:ascii="宋体" w:hAnsi="宋体"/>
        </w:rPr>
        <w:t>、甲方向乙方已支付的相关费用，乙方无需返还。【如存在乙方向甲方收取费用事宜，在此约定】。</w:t>
      </w:r>
    </w:p>
    <w:p w14:paraId="214D63DC">
      <w:pPr>
        <w:spacing w:line="360" w:lineRule="auto"/>
        <w:ind w:firstLine="420" w:firstLineChars="200"/>
        <w:rPr>
          <w:rFonts w:ascii="宋体" w:hAnsi="宋体"/>
        </w:rPr>
      </w:pPr>
      <w:r>
        <w:rPr>
          <w:rFonts w:ascii="宋体" w:hAnsi="宋体"/>
        </w:rPr>
        <w:t>5</w:t>
      </w:r>
      <w:r>
        <w:rPr>
          <w:rFonts w:hint="eastAsia" w:ascii="宋体" w:hAnsi="宋体"/>
        </w:rPr>
        <w:t>、本协议受中华人民共和国法律（为本协议之目的，不包括香港特别行政区、澳门特别行政区或台湾</w:t>
      </w:r>
      <w:ins w:id="0" w:author="ZYY" w:date="2026-07-16T10:00:00Z">
        <w:r>
          <w:rPr>
            <w:rFonts w:hint="eastAsia" w:ascii="宋体" w:hAnsi="宋体"/>
            <w:lang w:val="en-US" w:eastAsia="zh-CN"/>
          </w:rPr>
          <w:t>地区</w:t>
        </w:r>
      </w:ins>
      <w:r>
        <w:rPr>
          <w:rFonts w:hint="eastAsia" w:ascii="宋体" w:hAnsi="宋体"/>
        </w:rPr>
        <w:t>法律）管辖与解释。</w:t>
      </w:r>
    </w:p>
    <w:p w14:paraId="4434E87D">
      <w:pPr>
        <w:spacing w:line="360" w:lineRule="auto"/>
        <w:ind w:firstLine="420" w:firstLineChars="200"/>
        <w:rPr>
          <w:rFonts w:ascii="宋体" w:hAnsi="宋体"/>
        </w:rPr>
      </w:pPr>
      <w:del w:id="1" w:author="ZYY" w:date="2026-07-16T10:01:00Z">
        <w:r>
          <w:rPr>
            <w:rFonts w:hint="eastAsia" w:ascii="宋体" w:hAnsi="宋体"/>
          </w:rPr>
          <w:delText>凡因本协议引起的或与本协议有关的任何争议，各方应协商解决；</w:delText>
        </w:r>
      </w:del>
      <w:ins w:id="2" w:author="ZYY" w:date="2026-07-16T10:01:00Z">
        <w:r>
          <w:rPr>
            <w:rFonts w:hint="eastAsia" w:ascii="宋体" w:hAnsi="宋体"/>
          </w:rPr>
          <w:t>各方一致认为，调解具备经济高效的优势，有助于维护各方友好关系。各方一致同意，因本</w:t>
        </w:r>
      </w:ins>
      <w:ins w:id="3" w:author="ZYY" w:date="2026-07-16T10:01:00Z">
        <w:r>
          <w:rPr>
            <w:rFonts w:hint="eastAsia" w:ascii="宋体" w:hAnsi="宋体"/>
            <w:lang w:val="en-US" w:eastAsia="zh-CN"/>
          </w:rPr>
          <w:t>协议</w:t>
        </w:r>
      </w:ins>
      <w:ins w:id="4" w:author="ZYY" w:date="2026-07-16T10:01:00Z">
        <w:r>
          <w:rPr>
            <w:rFonts w:hint="eastAsia" w:ascii="宋体" w:hAnsi="宋体"/>
          </w:rPr>
          <w:t>引起或与之相关的任何争议，各方均愿在争议解决过程中优先考虑以调解等方式友好协商化解纠纷</w:t>
        </w:r>
      </w:ins>
      <w:ins w:id="5" w:author="ZYY" w:date="2026-07-16T10:01:00Z">
        <w:r>
          <w:rPr>
            <w:rFonts w:hint="eastAsia" w:ascii="宋体" w:hAnsi="宋体"/>
            <w:lang w:eastAsia="zh-CN"/>
          </w:rPr>
          <w:t>；</w:t>
        </w:r>
      </w:ins>
      <w:r>
        <w:rPr>
          <w:rFonts w:hint="eastAsia" w:ascii="宋体" w:hAnsi="宋体"/>
        </w:rPr>
        <w:t>协商不成的，均应提交上海仲裁委员会按照该会仲裁规则进行仲裁。仲裁裁决是终局的，对各方当事人均有约束力。</w:t>
      </w:r>
    </w:p>
    <w:p w14:paraId="51B18C3D">
      <w:pPr>
        <w:spacing w:line="360" w:lineRule="auto"/>
        <w:ind w:firstLine="420" w:firstLineChars="200"/>
        <w:rPr>
          <w:rFonts w:hint="eastAsia" w:ascii="宋体" w:hAnsi="宋体"/>
        </w:rPr>
      </w:pPr>
      <w:r>
        <w:rPr>
          <w:rFonts w:hint="eastAsia" w:ascii="宋体" w:hAnsi="宋体"/>
        </w:rPr>
        <w:t>【</w:t>
      </w:r>
      <w:r>
        <w:rPr>
          <w:rFonts w:ascii="宋体" w:hAnsi="宋体"/>
        </w:rPr>
        <w:t>6</w:t>
      </w:r>
      <w:r>
        <w:rPr>
          <w:rFonts w:hint="eastAsia" w:ascii="宋体" w:hAnsi="宋体"/>
        </w:rPr>
        <w:t>、甲乙双方声明并承诺，在签署、履行原协议的过程中，双方均遵循自愿、公平、等价有偿、诚实信用原则，严格遵守了法律法规、社会公德、商业道德、职业道德和行为规范，未发生各种输送或谋取不正当利益的违法违纪行为，也不存在为谋取不正当利益而损害国家、集体和对方利益的情况，并且双方均不存在以下行为：</w:t>
      </w:r>
    </w:p>
    <w:p w14:paraId="7289F30E">
      <w:pPr>
        <w:pStyle w:val="2"/>
        <w:spacing w:afterLines="0" w:line="360" w:lineRule="auto"/>
        <w:ind w:firstLine="420"/>
        <w:rPr>
          <w:rFonts w:hint="eastAsia" w:ascii="Arial" w:hAnsi="Arial" w:cs="Arial"/>
          <w:kern w:val="0"/>
          <w:sz w:val="21"/>
          <w:szCs w:val="21"/>
        </w:rPr>
      </w:pPr>
      <w:r>
        <w:rPr>
          <w:rFonts w:hint="eastAsia" w:ascii="Arial" w:hAnsi="Arial" w:cs="Arial"/>
          <w:kern w:val="0"/>
          <w:sz w:val="21"/>
          <w:szCs w:val="21"/>
        </w:rPr>
        <w:t>（1）索要、收受或提供礼金、礼品、房产、汽车、有价证券、股权、佣金返还或其他财物，或者为上述行为提供代持等便利；</w:t>
      </w:r>
    </w:p>
    <w:p w14:paraId="51DEC3E3">
      <w:pPr>
        <w:pStyle w:val="2"/>
        <w:spacing w:afterLines="0" w:line="360" w:lineRule="auto"/>
        <w:ind w:firstLine="420"/>
        <w:rPr>
          <w:rFonts w:hint="eastAsia" w:ascii="Arial" w:hAnsi="Arial" w:cs="Arial"/>
          <w:kern w:val="0"/>
          <w:sz w:val="21"/>
          <w:szCs w:val="21"/>
        </w:rPr>
      </w:pPr>
      <w:r>
        <w:rPr>
          <w:rFonts w:hint="eastAsia" w:ascii="Arial" w:hAnsi="Arial" w:cs="Arial"/>
          <w:kern w:val="0"/>
          <w:sz w:val="21"/>
          <w:szCs w:val="21"/>
        </w:rPr>
        <w:t>（2）索要、收受或提供旅游、宴请、娱乐健身、工作安排等利益；</w:t>
      </w:r>
    </w:p>
    <w:p w14:paraId="231BC76C">
      <w:pPr>
        <w:pStyle w:val="2"/>
        <w:spacing w:afterLines="0" w:line="360" w:lineRule="auto"/>
        <w:ind w:firstLine="420"/>
        <w:rPr>
          <w:rFonts w:hint="eastAsia" w:ascii="Arial" w:hAnsi="Arial" w:cs="Arial"/>
          <w:kern w:val="0"/>
          <w:sz w:val="21"/>
          <w:szCs w:val="21"/>
        </w:rPr>
      </w:pPr>
      <w:r>
        <w:rPr>
          <w:rFonts w:hint="eastAsia" w:ascii="Arial" w:hAnsi="Arial" w:cs="Arial"/>
          <w:kern w:val="0"/>
          <w:sz w:val="21"/>
          <w:szCs w:val="21"/>
        </w:rPr>
        <w:t>（3）以非公允价格或以不正当方式索要、获取或提供拟上市公司股权；</w:t>
      </w:r>
    </w:p>
    <w:p w14:paraId="537726A4">
      <w:pPr>
        <w:pStyle w:val="2"/>
        <w:spacing w:afterLines="0" w:line="360" w:lineRule="auto"/>
        <w:ind w:firstLine="420"/>
        <w:rPr>
          <w:rFonts w:hint="eastAsia" w:ascii="Arial" w:hAnsi="Arial" w:cs="Arial"/>
          <w:kern w:val="0"/>
          <w:sz w:val="21"/>
          <w:szCs w:val="21"/>
        </w:rPr>
      </w:pPr>
      <w:r>
        <w:rPr>
          <w:rFonts w:hint="eastAsia" w:ascii="Arial" w:hAnsi="Arial" w:cs="Arial"/>
          <w:kern w:val="0"/>
          <w:sz w:val="21"/>
          <w:szCs w:val="21"/>
        </w:rPr>
        <w:t>（4）直接或者间接索要或提供内幕信息、未公开信息、商业秘密和客户信息，明示或者暗示他人从事相关交易活动；</w:t>
      </w:r>
    </w:p>
    <w:p w14:paraId="7025B88D">
      <w:pPr>
        <w:pStyle w:val="2"/>
        <w:spacing w:afterLines="0" w:line="360" w:lineRule="auto"/>
        <w:ind w:firstLine="420"/>
        <w:rPr>
          <w:rFonts w:hint="eastAsia" w:ascii="Arial" w:hAnsi="Arial" w:cs="Arial"/>
          <w:kern w:val="0"/>
          <w:sz w:val="21"/>
          <w:szCs w:val="21"/>
        </w:rPr>
      </w:pPr>
      <w:r>
        <w:rPr>
          <w:rFonts w:hint="eastAsia" w:ascii="Arial" w:hAnsi="Arial" w:cs="Arial"/>
          <w:kern w:val="0"/>
          <w:sz w:val="21"/>
          <w:szCs w:val="21"/>
        </w:rPr>
        <w:t>（5）以不正当方式教唆、指使、协助他人干预影响审核，在项目申报、审核、注册过程中通过利益输送、行贿等方式“围猎”审核、监管人员，利用证监会系统在职人员或者离职人员及其近亲属等关系或者身份谋取不正当利益；</w:t>
      </w:r>
    </w:p>
    <w:p w14:paraId="5F6AF4B1">
      <w:pPr>
        <w:pStyle w:val="2"/>
        <w:spacing w:afterLines="0" w:line="360" w:lineRule="auto"/>
        <w:ind w:firstLine="420"/>
        <w:rPr>
          <w:rFonts w:hint="eastAsia" w:ascii="Arial" w:hAnsi="Arial" w:cs="Arial"/>
          <w:kern w:val="0"/>
          <w:sz w:val="21"/>
          <w:szCs w:val="21"/>
        </w:rPr>
      </w:pPr>
      <w:r>
        <w:rPr>
          <w:rFonts w:hint="eastAsia" w:ascii="Arial" w:hAnsi="Arial" w:cs="Arial"/>
          <w:kern w:val="0"/>
          <w:sz w:val="21"/>
          <w:szCs w:val="21"/>
        </w:rPr>
        <w:t>（6）以任何其他手段输送或谋取不正当利益、进行商业贿赂，或其他任何与廉洁从业规定相违背的行为。</w:t>
      </w:r>
    </w:p>
    <w:p w14:paraId="72C8AC19">
      <w:pPr>
        <w:spacing w:line="360" w:lineRule="auto"/>
        <w:ind w:firstLine="420" w:firstLineChars="200"/>
        <w:rPr>
          <w:rFonts w:hint="eastAsia" w:ascii="宋体" w:hAnsi="宋体"/>
        </w:rPr>
      </w:pPr>
      <w:r>
        <w:rPr>
          <w:rFonts w:hint="eastAsia" w:ascii="宋体" w:hAnsi="宋体"/>
        </w:rPr>
        <w:t xml:space="preserve"> 如原协议终止后，任意一方（“守约方”）发现在另一方（“违约方”）违反上述声明或承诺的，则守约方有权要求违约方承担相应违约责任。】</w:t>
      </w:r>
    </w:p>
    <w:p w14:paraId="4FE8B4C2">
      <w:pPr>
        <w:spacing w:line="360" w:lineRule="auto"/>
        <w:ind w:firstLine="420" w:firstLineChars="200"/>
        <w:rPr>
          <w:rFonts w:ascii="宋体" w:hAnsi="宋体"/>
        </w:rPr>
      </w:pPr>
      <w:r>
        <w:rPr>
          <w:rFonts w:ascii="宋体" w:hAnsi="宋体"/>
        </w:rPr>
        <w:t>7</w:t>
      </w:r>
      <w:r>
        <w:rPr>
          <w:rFonts w:hint="eastAsia" w:ascii="宋体" w:hAnsi="宋体"/>
        </w:rPr>
        <w:t>、</w:t>
      </w:r>
      <w:r>
        <w:rPr>
          <w:rFonts w:ascii="宋体" w:hAnsi="宋体"/>
        </w:rPr>
        <w:t>本协议经双方</w:t>
      </w:r>
      <w:r>
        <w:rPr>
          <w:rFonts w:hint="eastAsia" w:ascii="宋体" w:hAnsi="宋体"/>
        </w:rPr>
        <w:t>签署</w:t>
      </w:r>
      <w:r>
        <w:rPr>
          <w:rFonts w:ascii="宋体" w:hAnsi="宋体"/>
        </w:rPr>
        <w:t>后生效。本协议一式</w:t>
      </w:r>
      <w:r>
        <w:rPr>
          <w:rFonts w:hint="eastAsia" w:ascii="宋体" w:hAnsi="宋体"/>
        </w:rPr>
        <w:t>【】</w:t>
      </w:r>
      <w:r>
        <w:rPr>
          <w:rFonts w:ascii="宋体" w:hAnsi="宋体"/>
        </w:rPr>
        <w:t>份，甲乙双方各持</w:t>
      </w:r>
      <w:r>
        <w:rPr>
          <w:rFonts w:hint="eastAsia" w:ascii="宋体" w:hAnsi="宋体"/>
        </w:rPr>
        <w:t>【】</w:t>
      </w:r>
      <w:r>
        <w:rPr>
          <w:rFonts w:ascii="宋体" w:hAnsi="宋体"/>
        </w:rPr>
        <w:t>份，每份具有同等的法律效力。</w:t>
      </w:r>
    </w:p>
    <w:p w14:paraId="5C655456">
      <w:pPr>
        <w:spacing w:line="360" w:lineRule="auto"/>
        <w:ind w:firstLine="420" w:firstLineChars="200"/>
        <w:rPr>
          <w:rFonts w:hint="eastAsia" w:ascii="宋体" w:hAnsi="宋体"/>
        </w:rPr>
      </w:pPr>
    </w:p>
    <w:p w14:paraId="5252B3C7">
      <w:pPr>
        <w:spacing w:line="360" w:lineRule="auto"/>
        <w:rPr>
          <w:rFonts w:hint="eastAsia" w:ascii="宋体" w:hAnsi="宋体"/>
        </w:rPr>
      </w:pPr>
    </w:p>
    <w:p w14:paraId="0B81CF98">
      <w:pPr>
        <w:spacing w:line="360" w:lineRule="auto"/>
        <w:ind w:firstLine="570"/>
        <w:rPr>
          <w:rFonts w:ascii="宋体" w:hAnsi="宋体"/>
        </w:rPr>
      </w:pPr>
      <w:r>
        <w:rPr>
          <w:rFonts w:hint="eastAsia" w:ascii="宋体" w:hAnsi="宋体"/>
        </w:rPr>
        <w:t>（以下无正文）</w:t>
      </w:r>
    </w:p>
    <w:p w14:paraId="6E38DD45">
      <w:pPr>
        <w:spacing w:before="60" w:after="60" w:line="360" w:lineRule="auto"/>
        <w:rPr>
          <w:rFonts w:hint="eastAsia" w:ascii="宋体" w:hAnsi="宋体" w:cs="宋体"/>
        </w:rPr>
      </w:pPr>
      <w:r>
        <w:rPr>
          <w:rFonts w:ascii="Arial" w:hAnsi="宋体"/>
          <w:sz w:val="24"/>
          <w:szCs w:val="24"/>
        </w:rPr>
        <w:br w:type="page"/>
      </w:r>
      <w:r>
        <w:rPr>
          <w:rFonts w:hint="eastAsia" w:ascii="宋体" w:hAnsi="宋体" w:cs="宋体"/>
        </w:rPr>
        <w:t>（此页无正文，为《【】公司与</w:t>
      </w:r>
      <w:r>
        <w:rPr>
          <w:rFonts w:hint="eastAsia" w:ascii="宋体" w:hAnsi="宋体" w:cs="宋体"/>
          <w:lang w:eastAsia="zh-CN"/>
        </w:rPr>
        <w:t>国泰海通证券股份有限公司</w:t>
      </w:r>
      <w:r>
        <w:rPr>
          <w:rFonts w:hint="eastAsia" w:ascii="宋体" w:hAnsi="宋体" w:cs="宋体"/>
        </w:rPr>
        <w:t>关于【】项目终止协议》之签署页）</w:t>
      </w:r>
    </w:p>
    <w:p w14:paraId="0F7ED836">
      <w:pPr>
        <w:spacing w:before="60" w:after="60" w:line="360" w:lineRule="auto"/>
        <w:rPr>
          <w:rFonts w:hint="eastAsia" w:ascii="宋体" w:hAnsi="宋体" w:cs="宋体"/>
        </w:rPr>
      </w:pPr>
    </w:p>
    <w:p w14:paraId="6DA5BF01">
      <w:pPr>
        <w:spacing w:before="60" w:after="60" w:line="360" w:lineRule="auto"/>
        <w:jc w:val="right"/>
        <w:rPr>
          <w:rFonts w:ascii="宋体" w:hAnsi="宋体" w:cs="宋体"/>
        </w:rPr>
      </w:pPr>
    </w:p>
    <w:p w14:paraId="0D2610CB">
      <w:pPr>
        <w:spacing w:before="60" w:after="60" w:line="360" w:lineRule="auto"/>
        <w:jc w:val="right"/>
        <w:rPr>
          <w:rFonts w:ascii="宋体" w:hAnsi="宋体" w:cs="宋体"/>
        </w:rPr>
      </w:pPr>
    </w:p>
    <w:p w14:paraId="7C50DF7F">
      <w:pPr>
        <w:spacing w:before="60" w:after="60" w:line="360" w:lineRule="auto"/>
        <w:rPr>
          <w:rFonts w:ascii="宋体" w:hAnsi="宋体" w:cs="宋体"/>
        </w:rPr>
      </w:pPr>
    </w:p>
    <w:p w14:paraId="7E33F001">
      <w:pPr>
        <w:spacing w:line="360" w:lineRule="auto"/>
        <w:rPr>
          <w:rFonts w:hint="eastAsia" w:ascii="宋体" w:hAnsi="宋体"/>
        </w:rPr>
      </w:pPr>
    </w:p>
    <w:p w14:paraId="0D3B1D81">
      <w:pPr>
        <w:spacing w:line="360" w:lineRule="auto"/>
        <w:rPr>
          <w:rFonts w:hint="eastAsia" w:ascii="宋体" w:hAnsi="宋体"/>
        </w:rPr>
      </w:pPr>
      <w:r>
        <w:rPr>
          <w:rFonts w:hint="eastAsia" w:ascii="宋体" w:hAnsi="宋体"/>
        </w:rPr>
        <w:t>甲方：</w:t>
      </w:r>
      <w:r>
        <w:rPr>
          <w:rFonts w:hint="eastAsia" w:ascii="宋体" w:hAnsi="宋体" w:cs="宋体"/>
        </w:rPr>
        <w:t>【】</w:t>
      </w:r>
    </w:p>
    <w:p w14:paraId="3C9A24A4">
      <w:pPr>
        <w:spacing w:line="360" w:lineRule="auto"/>
        <w:rPr>
          <w:rFonts w:ascii="宋体" w:hAnsi="宋体"/>
        </w:rPr>
      </w:pPr>
    </w:p>
    <w:p w14:paraId="2F645DD5">
      <w:pPr>
        <w:spacing w:line="360" w:lineRule="auto"/>
        <w:rPr>
          <w:rFonts w:ascii="宋体" w:hAnsi="宋体"/>
        </w:rPr>
      </w:pPr>
      <w:r>
        <w:rPr>
          <w:rFonts w:hint="eastAsia" w:ascii="宋体" w:hAnsi="宋体"/>
        </w:rPr>
        <w:t>法定代表人（或授权代表）：</w:t>
      </w:r>
      <w:r>
        <w:rPr>
          <w:rFonts w:hint="eastAsia" w:ascii="宋体" w:hAnsi="宋体"/>
          <w:u w:val="single"/>
        </w:rPr>
        <w:t xml:space="preserve"> </w:t>
      </w:r>
      <w:r>
        <w:rPr>
          <w:rFonts w:ascii="宋体" w:hAnsi="宋体"/>
          <w:u w:val="single"/>
        </w:rPr>
        <w:t xml:space="preserve">                      </w:t>
      </w:r>
    </w:p>
    <w:p w14:paraId="543F0AC3">
      <w:pPr>
        <w:spacing w:line="360" w:lineRule="auto"/>
        <w:rPr>
          <w:rFonts w:hint="eastAsia" w:ascii="宋体" w:hAnsi="宋体"/>
        </w:rPr>
      </w:pPr>
    </w:p>
    <w:p w14:paraId="70B1825C">
      <w:pPr>
        <w:spacing w:line="360" w:lineRule="auto"/>
        <w:jc w:val="left"/>
        <w:rPr>
          <w:rFonts w:ascii="宋体" w:hAnsi="宋体"/>
        </w:rPr>
      </w:pPr>
      <w:r>
        <w:rPr>
          <w:rFonts w:hint="eastAsia" w:ascii="宋体" w:hAnsi="宋体"/>
        </w:rPr>
        <w:t xml:space="preserve">签署日期: </w:t>
      </w:r>
      <w:r>
        <w:rPr>
          <w:rFonts w:ascii="宋体" w:hAnsi="宋体"/>
        </w:rPr>
        <w:t xml:space="preserve">             </w:t>
      </w:r>
      <w:r>
        <w:rPr>
          <w:rFonts w:hint="eastAsia" w:ascii="宋体" w:hAnsi="宋体"/>
        </w:rPr>
        <w:t>年</w:t>
      </w:r>
      <w:r>
        <w:rPr>
          <w:rFonts w:ascii="宋体" w:hAnsi="宋体"/>
        </w:rPr>
        <w:t xml:space="preserve">     </w:t>
      </w:r>
      <w:r>
        <w:rPr>
          <w:rFonts w:hint="eastAsia" w:ascii="宋体" w:hAnsi="宋体"/>
        </w:rPr>
        <w:t>月</w:t>
      </w:r>
      <w:r>
        <w:rPr>
          <w:rFonts w:ascii="宋体" w:hAnsi="宋体"/>
        </w:rPr>
        <w:t xml:space="preserve">    </w:t>
      </w:r>
      <w:r>
        <w:rPr>
          <w:rFonts w:hint="eastAsia" w:ascii="宋体" w:hAnsi="宋体"/>
        </w:rPr>
        <w:t>日</w:t>
      </w:r>
    </w:p>
    <w:p w14:paraId="5BE9F28F">
      <w:pPr>
        <w:spacing w:line="360" w:lineRule="auto"/>
        <w:rPr>
          <w:rFonts w:hint="eastAsia" w:ascii="宋体" w:hAnsi="宋体"/>
        </w:rPr>
      </w:pPr>
    </w:p>
    <w:p w14:paraId="26849903">
      <w:pPr>
        <w:spacing w:before="60" w:after="60" w:line="360" w:lineRule="auto"/>
        <w:rPr>
          <w:rFonts w:hint="eastAsia" w:ascii="宋体" w:hAnsi="宋体" w:cs="宋体"/>
        </w:rPr>
      </w:pPr>
      <w:r>
        <w:rPr>
          <w:rFonts w:ascii="宋体" w:hAnsi="宋体" w:cs="宋体"/>
        </w:rPr>
        <w:br w:type="page"/>
      </w:r>
      <w:r>
        <w:rPr>
          <w:rFonts w:hint="eastAsia" w:ascii="宋体" w:hAnsi="宋体" w:cs="宋体"/>
        </w:rPr>
        <w:t>（此页无正文，为《【】公司与</w:t>
      </w:r>
      <w:r>
        <w:rPr>
          <w:rFonts w:hint="eastAsia" w:ascii="宋体" w:hAnsi="宋体" w:cs="宋体"/>
          <w:lang w:eastAsia="zh-CN"/>
        </w:rPr>
        <w:t>国泰海通证券股份有限公司</w:t>
      </w:r>
      <w:r>
        <w:rPr>
          <w:rFonts w:hint="eastAsia" w:ascii="宋体" w:hAnsi="宋体" w:cs="宋体"/>
        </w:rPr>
        <w:t>关于【】项目终止协议》之签署页）</w:t>
      </w:r>
    </w:p>
    <w:p w14:paraId="31C1AB72">
      <w:pPr>
        <w:spacing w:before="60" w:after="60" w:line="360" w:lineRule="auto"/>
        <w:rPr>
          <w:rFonts w:hint="eastAsia" w:ascii="宋体" w:hAnsi="宋体" w:cs="宋体"/>
        </w:rPr>
      </w:pPr>
    </w:p>
    <w:p w14:paraId="76ABAA9D">
      <w:pPr>
        <w:spacing w:before="60" w:after="60" w:line="360" w:lineRule="auto"/>
        <w:rPr>
          <w:rFonts w:hint="eastAsia" w:ascii="宋体" w:hAnsi="宋体" w:cs="宋体"/>
        </w:rPr>
      </w:pPr>
    </w:p>
    <w:p w14:paraId="3105C167">
      <w:pPr>
        <w:spacing w:before="60" w:after="60" w:line="360" w:lineRule="auto"/>
        <w:rPr>
          <w:rFonts w:ascii="宋体" w:hAnsi="宋体" w:cs="宋体"/>
        </w:rPr>
      </w:pPr>
    </w:p>
    <w:p w14:paraId="73CAB53E">
      <w:pPr>
        <w:spacing w:before="60" w:after="60" w:line="360" w:lineRule="auto"/>
        <w:rPr>
          <w:rFonts w:ascii="宋体" w:hAnsi="宋体" w:cs="宋体"/>
        </w:rPr>
      </w:pPr>
    </w:p>
    <w:p w14:paraId="455F900C">
      <w:pPr>
        <w:spacing w:before="60" w:after="60" w:line="360" w:lineRule="auto"/>
        <w:rPr>
          <w:rFonts w:hint="eastAsia" w:ascii="宋体" w:hAnsi="宋体" w:cs="宋体"/>
        </w:rPr>
      </w:pPr>
    </w:p>
    <w:p w14:paraId="67873DFB">
      <w:pPr>
        <w:spacing w:line="360" w:lineRule="auto"/>
        <w:rPr>
          <w:rFonts w:hint="eastAsia" w:ascii="宋体" w:hAnsi="宋体" w:eastAsia="宋体"/>
          <w:lang w:eastAsia="zh-CN"/>
        </w:rPr>
      </w:pPr>
      <w:r>
        <w:rPr>
          <w:rFonts w:hint="eastAsia" w:ascii="宋体" w:hAnsi="宋体"/>
        </w:rPr>
        <w:t>乙方：</w:t>
      </w:r>
      <w:r>
        <w:rPr>
          <w:rFonts w:hint="eastAsia" w:ascii="宋体" w:hAnsi="宋体"/>
          <w:lang w:eastAsia="zh-CN"/>
        </w:rPr>
        <w:t>国泰海通证券股份有限公司</w:t>
      </w:r>
    </w:p>
    <w:p w14:paraId="112E5181">
      <w:pPr>
        <w:spacing w:line="360" w:lineRule="auto"/>
        <w:rPr>
          <w:rFonts w:ascii="宋体" w:hAnsi="宋体"/>
        </w:rPr>
      </w:pPr>
    </w:p>
    <w:p w14:paraId="1EB7D092">
      <w:pPr>
        <w:spacing w:line="360" w:lineRule="auto"/>
        <w:rPr>
          <w:rFonts w:ascii="宋体" w:hAnsi="宋体"/>
          <w:u w:val="single"/>
        </w:rPr>
      </w:pPr>
      <w:r>
        <w:rPr>
          <w:rFonts w:hint="eastAsia" w:ascii="宋体" w:hAnsi="宋体"/>
        </w:rPr>
        <w:t>法定代表人（或授权代表）：</w:t>
      </w:r>
      <w:r>
        <w:rPr>
          <w:rFonts w:hint="eastAsia" w:ascii="宋体" w:hAnsi="宋体"/>
          <w:u w:val="single"/>
        </w:rPr>
        <w:t xml:space="preserve"> </w:t>
      </w:r>
      <w:r>
        <w:rPr>
          <w:rFonts w:ascii="宋体" w:hAnsi="宋体"/>
          <w:u w:val="single"/>
        </w:rPr>
        <w:t xml:space="preserve">                      </w:t>
      </w:r>
    </w:p>
    <w:p w14:paraId="66E9C489">
      <w:pPr>
        <w:spacing w:line="360" w:lineRule="auto"/>
        <w:rPr>
          <w:rFonts w:hint="eastAsia" w:ascii="宋体" w:hAnsi="宋体"/>
        </w:rPr>
      </w:pPr>
    </w:p>
    <w:p w14:paraId="45FBA19C">
      <w:pPr>
        <w:spacing w:line="360" w:lineRule="auto"/>
        <w:jc w:val="left"/>
        <w:rPr>
          <w:rFonts w:ascii="宋体" w:hAnsi="宋体"/>
        </w:rPr>
      </w:pPr>
      <w:r>
        <w:rPr>
          <w:rFonts w:hint="eastAsia" w:ascii="宋体" w:hAnsi="宋体"/>
        </w:rPr>
        <w:t xml:space="preserve">签署日期: </w:t>
      </w:r>
      <w:r>
        <w:rPr>
          <w:rFonts w:ascii="宋体" w:hAnsi="宋体"/>
        </w:rPr>
        <w:t xml:space="preserve">             </w:t>
      </w:r>
      <w:r>
        <w:rPr>
          <w:rFonts w:hint="eastAsia" w:ascii="宋体" w:hAnsi="宋体"/>
        </w:rPr>
        <w:t>年</w:t>
      </w:r>
      <w:r>
        <w:rPr>
          <w:rFonts w:ascii="宋体" w:hAnsi="宋体"/>
        </w:rPr>
        <w:t xml:space="preserve">     </w:t>
      </w:r>
      <w:r>
        <w:rPr>
          <w:rFonts w:hint="eastAsia" w:ascii="宋体" w:hAnsi="宋体"/>
        </w:rPr>
        <w:t>月</w:t>
      </w:r>
      <w:r>
        <w:rPr>
          <w:rFonts w:ascii="宋体" w:hAnsi="宋体"/>
        </w:rPr>
        <w:t xml:space="preserve">    </w:t>
      </w:r>
      <w:r>
        <w:rPr>
          <w:rFonts w:hint="eastAsia" w:ascii="宋体" w:hAnsi="宋体"/>
        </w:rPr>
        <w:t>日</w:t>
      </w:r>
    </w:p>
    <w:p w14:paraId="3AD5E3D3">
      <w:pPr>
        <w:spacing w:before="60" w:after="60" w:line="360" w:lineRule="auto"/>
        <w:rPr>
          <w:rFonts w:ascii="Arial" w:hAnsi="Arial"/>
        </w:rPr>
      </w:pPr>
    </w:p>
    <w:sectPr>
      <w:headerReference r:id="rId5" w:type="default"/>
      <w:footerReference r:id="rId6" w:type="default"/>
      <w:type w:val="continuous"/>
      <w:pgSz w:w="11907" w:h="16840"/>
      <w:pgMar w:top="1361" w:right="1361" w:bottom="1361" w:left="1361" w:header="851" w:footer="972" w:gutter="0"/>
      <w:paperSrc w:first="265" w:other="265"/>
      <w:pgBorders w:display="firstPage" w:offsetFrom="page">
        <w:top w:val="single" w:color="auto" w:sz="8" w:space="24"/>
        <w:left w:val="single" w:color="auto" w:sz="8" w:space="24"/>
        <w:bottom w:val="single" w:color="auto" w:sz="8" w:space="24"/>
        <w:right w:val="single" w:color="auto" w:sz="8" w:space="24"/>
      </w:pgBorders>
      <w:pgNumType w:start="0"/>
      <w:cols w:space="720" w:num="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TJA-DWJ" w:date="2025-03-11T13:49:00Z" w:initials="DWJ">
    <w:p w14:paraId="11C50E03">
      <w:pPr>
        <w:pStyle w:val="3"/>
      </w:pPr>
      <w:r>
        <w:rPr>
          <w:rFonts w:hint="eastAsia"/>
        </w:rPr>
        <w:t>请根据原协议项目名称填写，【】内仅供参考。</w:t>
      </w:r>
    </w:p>
  </w:comment>
  <w:comment w:id="1" w:author="GTJA-DWJ" w:date="2025-02-18T14:50:00Z" w:initials="DWJ">
    <w:p w14:paraId="2AF76164">
      <w:pPr>
        <w:pStyle w:val="3"/>
      </w:pPr>
      <w:r>
        <w:rPr>
          <w:rFonts w:hint="eastAsia"/>
        </w:rPr>
        <w:t>请根据原协议项目名称填写，【】内仅供参考。</w:t>
      </w:r>
    </w:p>
  </w:comment>
  <w:comment w:id="2" w:author="GTJA-DWJ" w:date="2025-02-18T14:45:00Z" w:initials="DWJ">
    <w:p w14:paraId="638C7443">
      <w:pPr>
        <w:pStyle w:val="3"/>
        <w:rPr>
          <w:rFonts w:hint="eastAsia"/>
        </w:rPr>
      </w:pPr>
      <w:r>
        <w:rPr>
          <w:rFonts w:hint="eastAsia"/>
        </w:rPr>
        <w:t>鉴于条款涉及的原协议服务内容及已履行的服务内容，请项目组根据实际情况填写，【】内仅供参考。</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1C50E03" w15:done="0"/>
  <w15:commentEx w15:paraId="2AF76164" w15:done="0"/>
  <w15:commentEx w15:paraId="638C744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8388C">
    <w:pPr>
      <w:pStyle w:val="5"/>
      <w:jc w:val="center"/>
    </w:pPr>
    <w:r>
      <w:fldChar w:fldCharType="begin"/>
    </w:r>
    <w:r>
      <w:instrText xml:space="preserve"> PAGE </w:instrText>
    </w:r>
    <w:r>
      <w:fldChar w:fldCharType="separate"/>
    </w:r>
    <w:r>
      <w:rPr>
        <w:lang/>
      </w:rPr>
      <w:t>2</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26673">
    <w:pPr>
      <w:pStyle w:val="6"/>
      <w:jc w:val="right"/>
    </w:pPr>
    <w:r>
      <w:rPr>
        <w:rFonts w:hint="eastAsia"/>
      </w:rPr>
      <w:t>项目终止协议</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TJA-DWJ">
    <w15:presenceInfo w15:providerId="None" w15:userId="GTJA-DWJ"/>
  </w15:person>
  <w15:person w15:author="ZYY">
    <w15:presenceInfo w15:providerId="None" w15:userId="ZY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5"/>
  <w:hyphenationZone w:val="360"/>
  <w:doNotHyphenateCaps/>
  <w:drawingGridVerticalSpacing w:val="156"/>
  <w:displayHorizontalDrawingGridEvery w:val="1"/>
  <w:displayVerticalDrawingGridEvery w:val="1"/>
  <w:noPunctuationKerning w:val="1"/>
  <w:characterSpacingControl w:val="compressPunctuation"/>
  <w:noLineBreaksAfter w:lang="zh-CN" w:val="([{·‘“〈《「『【〔〖（．［｛￡￥"/>
  <w:noLineBreaksBefore w:lang="zh-CN" w:val="!),.:;?]}¨·ˇˉ―‖’”…∶、。〃々〉》」』】〕〗！＂＇），．：；？］｀｜｝～￠"/>
  <w:doNotValidateAgainstSchema/>
  <w:doNotDemarcateInvalidXml/>
  <w:compat>
    <w:spaceForUL/>
    <w:balanceSingleByteDoubleByteWidth/>
    <w:doNotLeaveBackslashAlone/>
    <w:ulTrailSpace/>
    <w:doNotExpandShiftReturn/>
    <w:adjustLineHeightInTable/>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312F"/>
    <w:rsid w:val="0002405E"/>
    <w:rsid w:val="000A5353"/>
    <w:rsid w:val="000C0D02"/>
    <w:rsid w:val="000D204C"/>
    <w:rsid w:val="000E5392"/>
    <w:rsid w:val="000F127B"/>
    <w:rsid w:val="000F3359"/>
    <w:rsid w:val="00113458"/>
    <w:rsid w:val="001145A1"/>
    <w:rsid w:val="00116E7F"/>
    <w:rsid w:val="0014685E"/>
    <w:rsid w:val="00173787"/>
    <w:rsid w:val="00180787"/>
    <w:rsid w:val="001A2628"/>
    <w:rsid w:val="001A2914"/>
    <w:rsid w:val="001B03F0"/>
    <w:rsid w:val="001D3004"/>
    <w:rsid w:val="001F483B"/>
    <w:rsid w:val="002171CB"/>
    <w:rsid w:val="002263CB"/>
    <w:rsid w:val="00235A83"/>
    <w:rsid w:val="00292D04"/>
    <w:rsid w:val="00295B89"/>
    <w:rsid w:val="002B5E98"/>
    <w:rsid w:val="002C30AC"/>
    <w:rsid w:val="002C6DE3"/>
    <w:rsid w:val="002D7BDB"/>
    <w:rsid w:val="002E2163"/>
    <w:rsid w:val="00321096"/>
    <w:rsid w:val="00326952"/>
    <w:rsid w:val="003833B9"/>
    <w:rsid w:val="00397540"/>
    <w:rsid w:val="00397C59"/>
    <w:rsid w:val="003A095E"/>
    <w:rsid w:val="003D4289"/>
    <w:rsid w:val="00401ED2"/>
    <w:rsid w:val="00457947"/>
    <w:rsid w:val="00480366"/>
    <w:rsid w:val="00493E94"/>
    <w:rsid w:val="00496D63"/>
    <w:rsid w:val="004A316D"/>
    <w:rsid w:val="004B0B5C"/>
    <w:rsid w:val="004B7AE6"/>
    <w:rsid w:val="004C78BB"/>
    <w:rsid w:val="004E5F84"/>
    <w:rsid w:val="004F0171"/>
    <w:rsid w:val="004F1F17"/>
    <w:rsid w:val="004F312F"/>
    <w:rsid w:val="00502DFF"/>
    <w:rsid w:val="005174A7"/>
    <w:rsid w:val="00520A3E"/>
    <w:rsid w:val="0052326D"/>
    <w:rsid w:val="00545F31"/>
    <w:rsid w:val="00580CCE"/>
    <w:rsid w:val="0058713A"/>
    <w:rsid w:val="00590559"/>
    <w:rsid w:val="005955C9"/>
    <w:rsid w:val="005975E2"/>
    <w:rsid w:val="005B4D0A"/>
    <w:rsid w:val="005B7791"/>
    <w:rsid w:val="005C6697"/>
    <w:rsid w:val="005D3F3C"/>
    <w:rsid w:val="005D742D"/>
    <w:rsid w:val="005E5615"/>
    <w:rsid w:val="005F26B8"/>
    <w:rsid w:val="006543D6"/>
    <w:rsid w:val="00667188"/>
    <w:rsid w:val="00667624"/>
    <w:rsid w:val="00680556"/>
    <w:rsid w:val="006B28DD"/>
    <w:rsid w:val="006B62FE"/>
    <w:rsid w:val="006C1BDD"/>
    <w:rsid w:val="006D590C"/>
    <w:rsid w:val="006D7D9E"/>
    <w:rsid w:val="00710023"/>
    <w:rsid w:val="00712DC9"/>
    <w:rsid w:val="00720C03"/>
    <w:rsid w:val="007214FC"/>
    <w:rsid w:val="007363E6"/>
    <w:rsid w:val="007666E9"/>
    <w:rsid w:val="007726D6"/>
    <w:rsid w:val="007830C8"/>
    <w:rsid w:val="00783438"/>
    <w:rsid w:val="007A5325"/>
    <w:rsid w:val="007D5A74"/>
    <w:rsid w:val="008254CD"/>
    <w:rsid w:val="008578D8"/>
    <w:rsid w:val="00865DF9"/>
    <w:rsid w:val="00892DF3"/>
    <w:rsid w:val="008937B2"/>
    <w:rsid w:val="008C0FBB"/>
    <w:rsid w:val="008D5924"/>
    <w:rsid w:val="008E414E"/>
    <w:rsid w:val="008F7946"/>
    <w:rsid w:val="00905ADE"/>
    <w:rsid w:val="00912A3D"/>
    <w:rsid w:val="00920C9E"/>
    <w:rsid w:val="00924E8E"/>
    <w:rsid w:val="00926C28"/>
    <w:rsid w:val="00937610"/>
    <w:rsid w:val="009557F5"/>
    <w:rsid w:val="00956F4A"/>
    <w:rsid w:val="0095755C"/>
    <w:rsid w:val="00960FE3"/>
    <w:rsid w:val="00962C09"/>
    <w:rsid w:val="009769FC"/>
    <w:rsid w:val="009B2518"/>
    <w:rsid w:val="009B48F7"/>
    <w:rsid w:val="009B5EB4"/>
    <w:rsid w:val="009C3685"/>
    <w:rsid w:val="009D5230"/>
    <w:rsid w:val="009E2340"/>
    <w:rsid w:val="009F5C3A"/>
    <w:rsid w:val="00A10A2C"/>
    <w:rsid w:val="00A158AC"/>
    <w:rsid w:val="00A2087E"/>
    <w:rsid w:val="00A448B7"/>
    <w:rsid w:val="00A60BAD"/>
    <w:rsid w:val="00AE2B7E"/>
    <w:rsid w:val="00B14314"/>
    <w:rsid w:val="00B2067A"/>
    <w:rsid w:val="00B269EA"/>
    <w:rsid w:val="00B55937"/>
    <w:rsid w:val="00B843A9"/>
    <w:rsid w:val="00B91C2B"/>
    <w:rsid w:val="00BE43F0"/>
    <w:rsid w:val="00BE5C58"/>
    <w:rsid w:val="00C059C7"/>
    <w:rsid w:val="00C20DCE"/>
    <w:rsid w:val="00C425CF"/>
    <w:rsid w:val="00C44E05"/>
    <w:rsid w:val="00C46734"/>
    <w:rsid w:val="00D12E86"/>
    <w:rsid w:val="00D17751"/>
    <w:rsid w:val="00D231B2"/>
    <w:rsid w:val="00D45716"/>
    <w:rsid w:val="00D468AC"/>
    <w:rsid w:val="00D7084D"/>
    <w:rsid w:val="00D73394"/>
    <w:rsid w:val="00DD7FC8"/>
    <w:rsid w:val="00DE09D1"/>
    <w:rsid w:val="00DE6B75"/>
    <w:rsid w:val="00E40B99"/>
    <w:rsid w:val="00E75CA4"/>
    <w:rsid w:val="00E76E13"/>
    <w:rsid w:val="00E82817"/>
    <w:rsid w:val="00EB0B78"/>
    <w:rsid w:val="00EC38FF"/>
    <w:rsid w:val="00EC3922"/>
    <w:rsid w:val="00EC581F"/>
    <w:rsid w:val="00EC6C2F"/>
    <w:rsid w:val="00ED2488"/>
    <w:rsid w:val="00EF7752"/>
    <w:rsid w:val="00F10FD9"/>
    <w:rsid w:val="00F31488"/>
    <w:rsid w:val="00F37DD3"/>
    <w:rsid w:val="00F74810"/>
    <w:rsid w:val="00FA27DF"/>
    <w:rsid w:val="00FB17D2"/>
    <w:rsid w:val="00FE76EF"/>
    <w:rsid w:val="08224A66"/>
    <w:rsid w:val="1311074C"/>
    <w:rsid w:val="13261004"/>
    <w:rsid w:val="29035E24"/>
    <w:rsid w:val="32652D3D"/>
    <w:rsid w:val="46FA34BB"/>
    <w:rsid w:val="4EE267ED"/>
    <w:rsid w:val="59DA140B"/>
    <w:rsid w:val="5B1B5401"/>
    <w:rsid w:val="65D05D94"/>
    <w:rsid w:val="6A21074F"/>
    <w:rsid w:val="73CC7350"/>
    <w:rsid w:val="73F26C0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99" w:semiHidden="0" w:name="Normal Indent"/>
    <w:lsdException w:uiPriority="99" w:name="footnote text"/>
    <w:lsdException w:uiPriority="0" w:semiHidden="0"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0" w:semiHidden="0" w:name="annotation reference"/>
    <w:lsdException w:uiPriority="99" w:name="line number"/>
    <w:lsdException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99"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1"/>
      <w:lang w:val="en-US" w:eastAsia="zh-CN" w:bidi="ar-SA"/>
    </w:rPr>
  </w:style>
  <w:style w:type="character" w:default="1" w:styleId="10">
    <w:name w:val="Default Paragraph Font"/>
    <w:semiHidden/>
    <w:uiPriority w:val="99"/>
  </w:style>
  <w:style w:type="table" w:default="1" w:styleId="9">
    <w:name w:val="Normal Table"/>
    <w:unhideWhenUsed/>
    <w:qFormat/>
    <w:uiPriority w:val="99"/>
    <w:tblPr>
      <w:tblStyle w:val="9"/>
      <w:tblCellMar>
        <w:top w:w="0" w:type="dxa"/>
        <w:left w:w="108" w:type="dxa"/>
        <w:bottom w:w="0" w:type="dxa"/>
        <w:right w:w="108" w:type="dxa"/>
      </w:tblCellMar>
    </w:tblPr>
  </w:style>
  <w:style w:type="paragraph" w:styleId="2">
    <w:name w:val="Normal Indent"/>
    <w:basedOn w:val="1"/>
    <w:uiPriority w:val="99"/>
    <w:pPr>
      <w:spacing w:afterLines="100" w:line="360" w:lineRule="exact"/>
      <w:ind w:firstLine="200" w:firstLineChars="200"/>
    </w:pPr>
    <w:rPr>
      <w:sz w:val="22"/>
      <w:szCs w:val="20"/>
    </w:rPr>
  </w:style>
  <w:style w:type="paragraph" w:styleId="3">
    <w:name w:val="annotation text"/>
    <w:basedOn w:val="1"/>
    <w:link w:val="13"/>
    <w:unhideWhenUsed/>
    <w:uiPriority w:val="0"/>
    <w:pPr>
      <w:jc w:val="left"/>
    </w:pPr>
  </w:style>
  <w:style w:type="paragraph" w:styleId="4">
    <w:name w:val="Balloon Text"/>
    <w:basedOn w:val="1"/>
    <w:link w:val="14"/>
    <w:semiHidden/>
    <w:uiPriority w:val="99"/>
    <w:rPr>
      <w:kern w:val="0"/>
      <w:sz w:val="18"/>
      <w:szCs w:val="18"/>
    </w:rPr>
  </w:style>
  <w:style w:type="paragraph" w:styleId="5">
    <w:name w:val="footer"/>
    <w:basedOn w:val="1"/>
    <w:link w:val="15"/>
    <w:uiPriority w:val="99"/>
    <w:pPr>
      <w:tabs>
        <w:tab w:val="center" w:pos="4153"/>
        <w:tab w:val="right" w:pos="8306"/>
      </w:tabs>
      <w:adjustRightInd w:val="0"/>
      <w:spacing w:line="240" w:lineRule="atLeast"/>
      <w:jc w:val="left"/>
      <w:textAlignment w:val="baseline"/>
    </w:pPr>
    <w:rPr>
      <w:kern w:val="0"/>
      <w:sz w:val="18"/>
      <w:szCs w:val="18"/>
    </w:rPr>
  </w:style>
  <w:style w:type="paragraph" w:styleId="6">
    <w:name w:val="header"/>
    <w:basedOn w:val="1"/>
    <w:link w:val="16"/>
    <w:uiPriority w:val="99"/>
    <w:pPr>
      <w:pBdr>
        <w:bottom w:val="single" w:color="auto" w:sz="6" w:space="1"/>
      </w:pBdr>
      <w:tabs>
        <w:tab w:val="center" w:pos="4153"/>
        <w:tab w:val="right" w:pos="8306"/>
      </w:tabs>
      <w:adjustRightInd w:val="0"/>
      <w:spacing w:line="240" w:lineRule="atLeast"/>
      <w:jc w:val="center"/>
      <w:textAlignment w:val="baseline"/>
    </w:pPr>
    <w:rPr>
      <w:kern w:val="0"/>
      <w:sz w:val="18"/>
      <w:szCs w:val="18"/>
    </w:rPr>
  </w:style>
  <w:style w:type="paragraph" w:styleId="7">
    <w:name w:val="Subtitle"/>
    <w:basedOn w:val="1"/>
    <w:next w:val="1"/>
    <w:link w:val="17"/>
    <w:qFormat/>
    <w:uiPriority w:val="11"/>
    <w:pPr>
      <w:spacing w:before="240" w:after="60" w:line="312" w:lineRule="auto"/>
      <w:jc w:val="center"/>
      <w:outlineLvl w:val="1"/>
    </w:pPr>
    <w:rPr>
      <w:rFonts w:ascii="等线 Light" w:hAnsi="等线 Light" w:cs="Times New Roman"/>
      <w:b/>
      <w:bCs/>
      <w:kern w:val="28"/>
      <w:sz w:val="32"/>
      <w:szCs w:val="32"/>
    </w:rPr>
  </w:style>
  <w:style w:type="paragraph" w:styleId="8">
    <w:name w:val="annotation subject"/>
    <w:basedOn w:val="3"/>
    <w:next w:val="3"/>
    <w:link w:val="18"/>
    <w:unhideWhenUsed/>
    <w:uiPriority w:val="99"/>
    <w:rPr>
      <w:b/>
      <w:bCs/>
    </w:rPr>
  </w:style>
  <w:style w:type="character" w:styleId="11">
    <w:name w:val="page number"/>
    <w:uiPriority w:val="99"/>
    <w:rPr>
      <w:rFonts w:ascii="宋体" w:hAnsi="宋体" w:eastAsia="宋体" w:cs="宋体"/>
    </w:rPr>
  </w:style>
  <w:style w:type="character" w:styleId="12">
    <w:name w:val="annotation reference"/>
    <w:unhideWhenUsed/>
    <w:uiPriority w:val="0"/>
    <w:rPr>
      <w:sz w:val="21"/>
      <w:szCs w:val="21"/>
    </w:rPr>
  </w:style>
  <w:style w:type="character" w:customStyle="1" w:styleId="13">
    <w:name w:val="批注文字 字符"/>
    <w:link w:val="3"/>
    <w:semiHidden/>
    <w:uiPriority w:val="99"/>
    <w:rPr>
      <w:kern w:val="2"/>
      <w:sz w:val="21"/>
      <w:szCs w:val="21"/>
    </w:rPr>
  </w:style>
  <w:style w:type="character" w:customStyle="1" w:styleId="14">
    <w:name w:val="批注框文本 字符"/>
    <w:link w:val="4"/>
    <w:semiHidden/>
    <w:uiPriority w:val="99"/>
    <w:rPr>
      <w:sz w:val="18"/>
      <w:szCs w:val="18"/>
    </w:rPr>
  </w:style>
  <w:style w:type="character" w:customStyle="1" w:styleId="15">
    <w:name w:val="页脚 字符"/>
    <w:link w:val="5"/>
    <w:semiHidden/>
    <w:uiPriority w:val="99"/>
    <w:rPr>
      <w:sz w:val="18"/>
      <w:szCs w:val="18"/>
    </w:rPr>
  </w:style>
  <w:style w:type="character" w:customStyle="1" w:styleId="16">
    <w:name w:val="页眉 字符"/>
    <w:link w:val="6"/>
    <w:uiPriority w:val="99"/>
    <w:rPr>
      <w:sz w:val="18"/>
      <w:szCs w:val="18"/>
    </w:rPr>
  </w:style>
  <w:style w:type="character" w:customStyle="1" w:styleId="17">
    <w:name w:val="副标题 字符"/>
    <w:link w:val="7"/>
    <w:uiPriority w:val="11"/>
    <w:rPr>
      <w:rFonts w:ascii="等线 Light" w:hAnsi="等线 Light" w:cs="Times New Roman"/>
      <w:b/>
      <w:bCs/>
      <w:kern w:val="28"/>
      <w:sz w:val="32"/>
      <w:szCs w:val="32"/>
    </w:rPr>
  </w:style>
  <w:style w:type="character" w:customStyle="1" w:styleId="18">
    <w:name w:val="批注主题 字符"/>
    <w:link w:val="8"/>
    <w:semiHidden/>
    <w:uiPriority w:val="99"/>
    <w:rPr>
      <w:b/>
      <w:bCs/>
      <w:kern w:val="2"/>
      <w:sz w:val="21"/>
      <w:szCs w:val="21"/>
    </w:rPr>
  </w:style>
  <w:style w:type="paragraph" w:customStyle="1" w:styleId="19">
    <w:name w:val="1 Char Char Char1 Char"/>
    <w:basedOn w:val="1"/>
    <w:uiPriority w:val="0"/>
    <w:rPr>
      <w:szCs w:val="20"/>
    </w:rPr>
  </w:style>
  <w:style w:type="character" w:customStyle="1" w:styleId="20">
    <w:name w:val="批注文字 Char"/>
    <w:semiHidden/>
    <w:uiPriority w:val="0"/>
    <w:rPr>
      <w:rFonts w:ascii="Times New Roman" w:hAnsi="Times New Roman"/>
      <w:kern w:val="2"/>
      <w:sz w:val="21"/>
    </w:rPr>
  </w:style>
  <w:style w:type="paragraph" w:styleId="21">
    <w:name w:val=""/>
    <w:unhideWhenUsed/>
    <w:uiPriority w:val="99"/>
    <w:rPr>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www.gtjas.com</Company>
  <Pages>5</Pages>
  <Words>302</Words>
  <Characters>1726</Characters>
  <Lines>14</Lines>
  <Paragraphs>4</Paragraphs>
  <TotalTime>0</TotalTime>
  <ScaleCrop>false</ScaleCrop>
  <LinksUpToDate>false</LinksUpToDate>
  <CharactersWithSpaces>2024</CharactersWithSpaces>
  <Application>WPS Office_12.8.2.18606_F1E327BC-269C-435d-A152-05C5408002CA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2025-03-11T05:48:00Z</dcterms:created>
  <dc:creator>wu xl</dc:creator>
  <cp:lastModifiedBy>ZYY</cp:lastModifiedBy>
  <cp:lastPrinted>2015-11-12T07:43:00Z</cp:lastPrinted>
  <dcterms:modified xsi:type="dcterms:W3CDTF">2026-07-22T08:05:19Z</dcterms:modified>
  <dc:title>***股份有限公司</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2052-12.8.2.18606</vt:lpwstr>
  </property>
  <property fmtid="{D5CDD505-2E9C-101B-9397-08002B2CF9AE}" pid="3" name="ICV">
    <vt:lpwstr>80B6418BA3C3400BA87CB9E5068874BC_13</vt:lpwstr>
  </property>
  <property fmtid="{D5CDD505-2E9C-101B-9397-08002B2CF9AE}" pid="4" name="KSOTemplateDocerSaveRecord">
    <vt:lpwstr>eyJoZGlkIjoiMTBmMjQxNWRlZGQ0ZjQyMzE4OGE1YWRlMDYxYWNkN2IiLCJ1c2VySWQiOiIyNzc3MzU3NTAifQ==</vt:lpwstr>
  </property>
</Properties>
</file>